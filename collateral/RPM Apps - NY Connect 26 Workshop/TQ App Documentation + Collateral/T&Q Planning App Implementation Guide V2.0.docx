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xmlns:asvg="http://schemas.microsoft.com/office/drawing/2016/SVG/main" mc:Ignorable="w14 w15 w16se w16cid w16 w16cex w16sdtdh w16sdtfl w16du wp14">
  <w:body>
    <w:p w:rsidR="00845D09" w:rsidP="00B56BD3" w:rsidRDefault="008731E8" w14:paraId="3F4A3D13" w14:textId="591FD5A1">
      <w:pPr>
        <w:pStyle w:val="6-CoverTitle"/>
      </w:pPr>
      <w:r w:rsidRPr="008731E8">
        <w:drawing>
          <wp:anchor distT="0" distB="0" distL="114300" distR="114300" simplePos="0" relativeHeight="251658242" behindDoc="1" locked="0" layoutInCell="1" allowOverlap="1" wp14:anchorId="3553690A" wp14:editId="2FFDF1FB">
            <wp:simplePos x="0" y="0"/>
            <wp:positionH relativeFrom="column">
              <wp:posOffset>-444500</wp:posOffset>
            </wp:positionH>
            <wp:positionV relativeFrom="paragraph">
              <wp:posOffset>-470388</wp:posOffset>
            </wp:positionV>
            <wp:extent cx="7827065" cy="10134600"/>
            <wp:effectExtent l="0" t="0" r="2540" b="0"/>
            <wp:wrapNone/>
            <wp:docPr id="1372377000" name="Picture 1" descr="A blue and orang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7000" name="Picture 1" descr="A blue and orange striped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27065" cy="1013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D31E4" w:rsidR="00B56BD3" w:rsidP="004D31E4" w:rsidRDefault="00B56BD3" w14:paraId="57D2F859" w14:textId="6AD07B53">
      <w:pPr>
        <w:pStyle w:val="6-CoverTitle"/>
        <w:ind w:left="0"/>
        <w:rPr>
          <w:color w:val="F2F1EE" w:themeColor="background2"/>
          <w:sz w:val="96"/>
          <w:szCs w:val="96"/>
        </w:rPr>
      </w:pPr>
      <w:r w:rsidRPr="004D31E4">
        <w:rPr>
          <w:color w:val="F2F1EE" w:themeColor="background2"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16D64F4B" wp14:editId="1EC4894D">
            <wp:simplePos x="0" y="0"/>
            <wp:positionH relativeFrom="column">
              <wp:posOffset>5010785</wp:posOffset>
            </wp:positionH>
            <wp:positionV relativeFrom="paragraph">
              <wp:posOffset>7900035</wp:posOffset>
            </wp:positionV>
            <wp:extent cx="1681480" cy="640080"/>
            <wp:effectExtent l="0" t="0" r="0" b="0"/>
            <wp:wrapNone/>
            <wp:docPr id="2" name="Picture 16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31E4">
        <w:rPr>
          <w:color w:val="F2F1EE" w:themeColor="background2"/>
          <w:sz w:val="96"/>
          <w:szCs w:val="96"/>
        </w:rPr>
        <w:t xml:space="preserve">Implementation Guide </w:t>
      </w:r>
    </w:p>
    <w:p w:rsidR="00B56BD3" w:rsidP="004D31E4" w:rsidRDefault="00B56BD3" w14:paraId="538E4CF7" w14:textId="45F66942">
      <w:pPr>
        <w:pStyle w:val="6-CoverTitle"/>
        <w:ind w:left="0"/>
        <w:rPr>
          <w:b/>
          <w:bCs/>
          <w:color w:val="FF6100" w:themeColor="accent1"/>
          <w:sz w:val="44"/>
          <w:szCs w:val="44"/>
        </w:rPr>
      </w:pPr>
      <w:r w:rsidRPr="4A6EFA06">
        <w:rPr>
          <w:b/>
          <w:bCs/>
          <w:color w:val="FF6100" w:themeColor="accent1"/>
          <w:sz w:val="44"/>
          <w:szCs w:val="44"/>
        </w:rPr>
        <w:t xml:space="preserve">Territory </w:t>
      </w:r>
      <w:r w:rsidRPr="4A6EFA06" w:rsidR="247544E2">
        <w:rPr>
          <w:b/>
          <w:bCs/>
          <w:color w:val="FF6100" w:themeColor="accent1"/>
          <w:sz w:val="44"/>
          <w:szCs w:val="44"/>
        </w:rPr>
        <w:t>and</w:t>
      </w:r>
      <w:r w:rsidRPr="4A6EFA06">
        <w:rPr>
          <w:b/>
          <w:bCs/>
          <w:color w:val="FF6100" w:themeColor="accent1"/>
          <w:sz w:val="44"/>
          <w:szCs w:val="44"/>
        </w:rPr>
        <w:t xml:space="preserve"> Quota Planning Application</w:t>
      </w:r>
    </w:p>
    <w:p w:rsidR="00B56BD3" w:rsidP="00B56BD3" w:rsidRDefault="00B56BD3" w14:paraId="152B8962" w14:textId="06DB889F">
      <w:pPr>
        <w:pStyle w:val="6-CoverTitle"/>
        <w:rPr>
          <w:b/>
          <w:bCs/>
          <w:color w:val="FF6100" w:themeColor="accent1"/>
          <w:sz w:val="28"/>
          <w:szCs w:val="28"/>
        </w:rPr>
      </w:pPr>
    </w:p>
    <w:p w:rsidR="00B56BD3" w:rsidP="00B56BD3" w:rsidRDefault="00B56BD3" w14:paraId="42422C6C" w14:textId="05D0AA53">
      <w:pPr>
        <w:pStyle w:val="TOCHeading"/>
      </w:pPr>
    </w:p>
    <w:p w:rsidR="00B56BD3" w:rsidP="00B56BD3" w:rsidRDefault="00B56BD3" w14:paraId="7FAF116F" w14:textId="5EF57B69">
      <w:pPr>
        <w:rPr>
          <w:noProof/>
          <w:color w:val="FFFFFF" w:themeColor="background1"/>
        </w:rPr>
      </w:pPr>
    </w:p>
    <w:p w:rsidR="00B56BD3" w:rsidP="00B56BD3" w:rsidRDefault="00B56BD3" w14:paraId="7A3CC63B" w14:textId="4860CA41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088DCFD4" w14:textId="57D66139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436ABE60" w14:textId="7DF1E7F7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711631DA" w14:textId="62028699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7B83753F" w14:textId="4DC63A28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7D35F83B" w14:textId="5B7A93F0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1A80E380" w14:textId="1FA36CA6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5DA466E9" w14:textId="05A29F21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070CE871" w14:textId="7EBEE1A7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153DEAD4" w14:textId="77777777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03668E34" w14:textId="77777777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106A0370" w14:textId="38B0A377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4E12890C" w14:textId="0CE6FAF7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38207564" w14:textId="14248ABE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5044439C" w14:textId="77777777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65E2A00C" w14:textId="7A906B6A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4222C72C" w14:textId="1A3F9526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4B3FC285" w14:textId="183B80D8">
      <w:pPr>
        <w:ind w:left="-540" w:firstLine="900"/>
        <w:rPr>
          <w:noProof/>
          <w:color w:val="FFFFFF" w:themeColor="background1"/>
        </w:rPr>
      </w:pPr>
    </w:p>
    <w:p w:rsidR="00B56BD3" w:rsidP="00B56BD3" w:rsidRDefault="00B56BD3" w14:paraId="6816327E" w14:textId="22AB8D14">
      <w:pPr>
        <w:ind w:left="-540" w:firstLine="900"/>
        <w:rPr>
          <w:noProof/>
          <w:color w:val="FFFFFF" w:themeColor="background1"/>
        </w:rPr>
      </w:pPr>
    </w:p>
    <w:p w:rsidRPr="00845D09" w:rsidR="00B56BD3" w:rsidP="00B56BD3" w:rsidRDefault="00B56BD3" w14:paraId="369C053C" w14:textId="77777777">
      <w:pPr>
        <w:ind w:left="-540" w:firstLine="900"/>
        <w:rPr>
          <w:noProof/>
          <w:color w:val="0A2F46" w:themeColor="text2"/>
        </w:rPr>
      </w:pPr>
    </w:p>
    <w:p w:rsidRPr="00845D09" w:rsidR="00B56BD3" w:rsidP="00B56BD3" w:rsidRDefault="00B56BD3" w14:paraId="1A819322" w14:textId="3C76DA46">
      <w:pPr>
        <w:ind w:left="-540" w:firstLine="900"/>
        <w:rPr>
          <w:noProof/>
          <w:color w:val="0A2F46" w:themeColor="text2"/>
        </w:rPr>
      </w:pPr>
    </w:p>
    <w:p w:rsidRPr="00845D09" w:rsidR="00B56BD3" w:rsidP="00B56BD3" w:rsidRDefault="00B56BD3" w14:paraId="77F64C00" w14:textId="593AC58E">
      <w:pPr>
        <w:ind w:left="-540" w:firstLine="900"/>
        <w:rPr>
          <w:noProof/>
          <w:color w:val="0A2F46" w:themeColor="text2"/>
        </w:rPr>
      </w:pPr>
    </w:p>
    <w:p w:rsidRPr="00845D09" w:rsidR="00B56BD3" w:rsidP="00B56BD3" w:rsidRDefault="00B56BD3" w14:paraId="3ECE953C" w14:textId="76F6ACD6">
      <w:pPr>
        <w:ind w:left="-540" w:firstLine="900"/>
        <w:rPr>
          <w:noProof/>
          <w:color w:val="0A2F46" w:themeColor="text2"/>
        </w:rPr>
      </w:pPr>
    </w:p>
    <w:p w:rsidRPr="00845D09" w:rsidR="00B56BD3" w:rsidP="00845D09" w:rsidRDefault="00B56BD3" w14:paraId="75FC7CFA" w14:textId="7BFF83E3">
      <w:pPr>
        <w:ind w:left="0"/>
        <w:rPr>
          <w:noProof/>
          <w:color w:val="0A2F46" w:themeColor="text2"/>
        </w:rPr>
      </w:pPr>
    </w:p>
    <w:p w:rsidR="004D31E4" w:rsidP="5CDDBACA" w:rsidRDefault="004D31E4" w14:paraId="51845DAD" w14:textId="77777777">
      <w:pPr>
        <w:ind w:left="-540" w:firstLine="900"/>
        <w:rPr>
          <w:noProof/>
          <w:color w:val="F2F1EE" w:themeColor="background2"/>
        </w:rPr>
      </w:pPr>
    </w:p>
    <w:p w:rsidR="004D31E4" w:rsidP="0B8DF791" w:rsidRDefault="004D31E4" w14:paraId="6E3C9642" w14:textId="3043E8A1">
      <w:pPr>
        <w:ind w:left="-540" w:firstLine="900"/>
        <w:rPr>
          <w:noProof/>
          <w:color w:val="F2F1EE" w:themeColor="background2"/>
        </w:rPr>
      </w:pPr>
    </w:p>
    <w:p w:rsidR="004D31E4" w:rsidP="5CDDBACA" w:rsidRDefault="004D31E4" w14:paraId="7DF1380E" w14:textId="77777777">
      <w:pPr>
        <w:ind w:left="-540" w:firstLine="900"/>
        <w:rPr>
          <w:noProof/>
          <w:color w:val="F2F1EE" w:themeColor="background2"/>
        </w:rPr>
      </w:pPr>
    </w:p>
    <w:p w:rsidRPr="004D31E4" w:rsidR="00B56BD3" w:rsidP="5CDDBACA" w:rsidRDefault="00F56F7C" w14:paraId="702231DA" w14:textId="40D24C88">
      <w:pPr>
        <w:ind w:left="-540" w:firstLine="900"/>
        <w:rPr>
          <w:noProof/>
          <w:color w:val="F2F1EE" w:themeColor="background2"/>
        </w:rPr>
      </w:pPr>
      <w:r w:rsidRPr="30B466D0">
        <w:rPr>
          <w:noProof/>
          <w:color w:val="F2F1EE" w:themeColor="background2"/>
        </w:rPr>
        <w:t xml:space="preserve">Last updated: </w:t>
      </w:r>
      <w:r w:rsidRPr="30B466D0" w:rsidR="05CDC2B5">
        <w:rPr>
          <w:noProof/>
          <w:color w:val="F2F1EE" w:themeColor="background2"/>
        </w:rPr>
        <w:t>August</w:t>
      </w:r>
      <w:r w:rsidRPr="30B466D0">
        <w:rPr>
          <w:noProof/>
          <w:color w:val="F2F1EE" w:themeColor="background2"/>
        </w:rPr>
        <w:t xml:space="preserve"> 2025</w:t>
      </w:r>
    </w:p>
    <w:p w:rsidRPr="004D31E4" w:rsidR="00EB429D" w:rsidP="4EDE36CD" w:rsidRDefault="004D31E4" w14:paraId="19FEC31D" w14:textId="2F710342">
      <w:pPr>
        <w:ind w:left="-540" w:firstLine="900"/>
        <w:rPr>
          <w:noProof/>
          <w:color w:val="F2F1EE" w:themeColor="background2"/>
        </w:rPr>
      </w:pPr>
      <w:r w:rsidRPr="004D31E4">
        <w:rPr>
          <w:noProof/>
          <w:color w:val="F2F1EE" w:themeColor="background2"/>
        </w:rPr>
        <w:drawing>
          <wp:anchor distT="0" distB="0" distL="114300" distR="114300" simplePos="0" relativeHeight="251658241" behindDoc="0" locked="0" layoutInCell="1" allowOverlap="1" wp14:anchorId="67C5AF76" wp14:editId="5B0F9954">
            <wp:simplePos x="0" y="0"/>
            <wp:positionH relativeFrom="column">
              <wp:posOffset>5118100</wp:posOffset>
            </wp:positionH>
            <wp:positionV relativeFrom="paragraph">
              <wp:posOffset>490855</wp:posOffset>
            </wp:positionV>
            <wp:extent cx="1587500" cy="724535"/>
            <wp:effectExtent l="0" t="0" r="0" b="0"/>
            <wp:wrapNone/>
            <wp:docPr id="11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FBD6A9AA-9890-61E4-8EC8-1BAAAF11D3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6">
                      <a:extLst>
                        <a:ext uri="{FF2B5EF4-FFF2-40B4-BE49-F238E27FC236}">
                          <a16:creationId xmlns:a16="http://schemas.microsoft.com/office/drawing/2014/main" id="{FBD6A9AA-9890-61E4-8EC8-1BAAAF11D3A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87500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31E4" w:rsidR="00B56BD3">
        <w:rPr>
          <w:noProof/>
          <w:color w:val="F2F1EE" w:themeColor="background2"/>
        </w:rPr>
        <w:t xml:space="preserve">Application Version: </w:t>
      </w:r>
      <w:bookmarkStart w:name="_Toc196993030" w:id="0"/>
      <w:bookmarkEnd w:id="0"/>
      <w:r w:rsidRPr="4EDE36CD" w:rsidR="0EE49DE4">
        <w:rPr>
          <w:noProof/>
          <w:color w:val="F2F1EE" w:themeColor="background2"/>
        </w:rPr>
        <w:t>2.</w:t>
      </w:r>
      <w:r w:rsidRPr="4EDE36CD" w:rsidR="6EB113A8">
        <w:rPr>
          <w:noProof/>
          <w:color w:val="F2F1EE" w:themeColor="background2"/>
        </w:rPr>
        <w:t>0</w:t>
      </w:r>
      <w:r w:rsidRPr="4EDE36CD" w:rsidR="0EE49DE4">
        <w:rPr>
          <w:noProof/>
          <w:color w:val="F2F1EE" w:themeColor="background2"/>
        </w:rPr>
        <w:t>.</w:t>
      </w:r>
      <w:r w:rsidRPr="4EDE36CD" w:rsidR="6403B140">
        <w:rPr>
          <w:noProof/>
          <w:color w:val="F2F1EE" w:themeColor="background2"/>
        </w:rPr>
        <w:t>0</w:t>
      </w:r>
    </w:p>
    <w:p w:rsidRPr="008D005A" w:rsidR="4A6EFA06" w:rsidP="008D005A" w:rsidRDefault="0059530C" w14:paraId="4BBEE0FB" w14:textId="7FE10B54">
      <w:pPr>
        <w:pStyle w:val="TOC1"/>
      </w:pPr>
      <w:r w:rsidRPr="008D005A">
        <w:t>Confidentiality Notice</w:t>
      </w:r>
    </w:p>
    <w:p w:rsidR="4A6EFA06" w:rsidP="008D005A" w:rsidRDefault="4A6EFA06" w14:paraId="5F59BC69" w14:textId="1DF3C959">
      <w:pPr>
        <w:pStyle w:val="TOC1"/>
      </w:pPr>
    </w:p>
    <w:p w:rsidR="4A6EFA06" w:rsidP="008D005A" w:rsidRDefault="4A6EFA06" w14:paraId="5AB27D6A" w14:textId="269E7ADD">
      <w:pPr>
        <w:pStyle w:val="TOC1"/>
      </w:pPr>
    </w:p>
    <w:p w:rsidR="4A6EFA06" w:rsidP="004D31E4" w:rsidRDefault="4A6EFA06" w14:paraId="62919EF6" w14:textId="46C5AB78">
      <w:pPr>
        <w:pStyle w:val="TOC1"/>
        <w:jc w:val="left"/>
      </w:pPr>
    </w:p>
    <w:p w:rsidR="4A6EFA06" w:rsidP="008D005A" w:rsidRDefault="4A6EFA06" w14:paraId="3775AB7A" w14:textId="2EF2037B">
      <w:pPr>
        <w:pStyle w:val="TOC1"/>
      </w:pPr>
    </w:p>
    <w:p w:rsidR="4A6EFA06" w:rsidP="008D005A" w:rsidRDefault="4A6EFA06" w14:paraId="4D0E7E77" w14:textId="19AD3ACB">
      <w:pPr>
        <w:pStyle w:val="TOC1"/>
      </w:pPr>
    </w:p>
    <w:p w:rsidR="4A6EFA06" w:rsidP="008D005A" w:rsidRDefault="4A6EFA06" w14:paraId="158C33AE" w14:textId="34117858">
      <w:pPr>
        <w:pStyle w:val="TOC1"/>
      </w:pPr>
    </w:p>
    <w:p w:rsidR="4A6EFA06" w:rsidP="008D005A" w:rsidRDefault="4A6EFA06" w14:paraId="1699A9A8" w14:textId="4247DC50">
      <w:pPr>
        <w:pStyle w:val="TOC1"/>
      </w:pPr>
    </w:p>
    <w:p w:rsidR="008D005A" w:rsidP="008D005A" w:rsidRDefault="008D005A" w14:paraId="7F09093B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4FDB350C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33701CDC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5264A093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7E5DC3CC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5E030142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1B8F7ED7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3B7F2D5F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24464407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1563C205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1EF31867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0FC21437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0D406CA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7CADABF2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7EB4701B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383209FB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409F07FE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6606913A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4AFB118E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6EE8D65B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0BC72479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27B631D4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="008D005A" w:rsidP="008D005A" w:rsidRDefault="008D005A" w14:paraId="56D75BD6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A2F46"/>
          <w:position w:val="1"/>
          <w:sz w:val="20"/>
          <w:szCs w:val="20"/>
        </w:rPr>
      </w:pPr>
    </w:p>
    <w:p w:rsidRPr="008D005A" w:rsidR="008D005A" w:rsidP="140584EB" w:rsidRDefault="008D005A" w14:paraId="0ACECB0D" w14:textId="34E247B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 xml:space="preserve">This documentation and any related materials are provided solely for the use of authorized Anaplan customers who have purchased the </w:t>
      </w:r>
      <w:r w:rsidRPr="008D005A">
        <w:rPr>
          <w:rStyle w:val="normaltextrun"/>
          <w:rFonts w:ascii="Arial" w:hAnsi="Arial" w:cs="Arial"/>
          <w:b/>
          <w:bCs/>
          <w:color w:val="0A2F46"/>
          <w:position w:val="1"/>
          <w:sz w:val="21"/>
          <w:szCs w:val="21"/>
        </w:rPr>
        <w:t xml:space="preserve">Territory and Quota </w:t>
      </w:r>
      <w:r w:rsidRPr="008D005A" w:rsidR="76C56A01">
        <w:rPr>
          <w:rStyle w:val="normaltextrun"/>
          <w:rFonts w:ascii="Arial" w:hAnsi="Arial" w:cs="Arial"/>
          <w:b/>
          <w:bCs/>
          <w:color w:val="0A2F46"/>
          <w:position w:val="1"/>
          <w:sz w:val="21"/>
          <w:szCs w:val="21"/>
        </w:rPr>
        <w:t xml:space="preserve">Planning </w:t>
      </w:r>
      <w:r w:rsidRPr="008D005A">
        <w:rPr>
          <w:rStyle w:val="normaltextrun"/>
          <w:rFonts w:ascii="Arial" w:hAnsi="Arial" w:cs="Arial"/>
          <w:b/>
          <w:bCs/>
          <w:color w:val="0A2F46"/>
          <w:position w:val="1"/>
          <w:sz w:val="21"/>
          <w:szCs w:val="21"/>
        </w:rPr>
        <w:t>Application</w:t>
      </w: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> </w:t>
      </w:r>
      <w:r w:rsidRPr="140584EB">
        <w:rPr>
          <w:rStyle w:val="normaltextrun"/>
          <w:rFonts w:ascii="Arial" w:hAnsi="Arial" w:cs="Arial"/>
          <w:i/>
          <w:iCs/>
          <w:color w:val="0A2F46"/>
          <w:position w:val="1"/>
          <w:sz w:val="21"/>
          <w:szCs w:val="21"/>
        </w:rPr>
        <w:t>and are considered Anaplan proprietary information</w:t>
      </w: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>. The information contained herein is intended exclusively for the purpose of implementing the application </w:t>
      </w:r>
      <w:r w:rsidRPr="140584EB">
        <w:rPr>
          <w:rStyle w:val="normaltextrun"/>
          <w:rFonts w:ascii="Arial" w:hAnsi="Arial" w:cs="Arial"/>
          <w:i/>
          <w:iCs/>
          <w:color w:val="0A2F46"/>
          <w:position w:val="1"/>
          <w:sz w:val="21"/>
          <w:szCs w:val="21"/>
        </w:rPr>
        <w:t>by authorized customers</w:t>
      </w: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>. </w:t>
      </w:r>
      <w:r w:rsidRPr="008D005A">
        <w:rPr>
          <w:rStyle w:val="normaltextrun"/>
          <w:rFonts w:ascii="Arial" w:hAnsi="Arial" w:cs="Arial"/>
          <w:b/>
          <w:bCs/>
          <w:color w:val="0A2F46"/>
          <w:position w:val="1"/>
          <w:sz w:val="21"/>
          <w:szCs w:val="21"/>
        </w:rPr>
        <w:t xml:space="preserve"> Any use outside of this intended purpose is strictly prohibited</w:t>
      </w: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>, including but not limited to: </w:t>
      </w:r>
      <w:r w:rsidRPr="008D005A">
        <w:rPr>
          <w:rStyle w:val="eop"/>
          <w:rFonts w:ascii="Arial" w:hAnsi="Arial" w:cs="Arial"/>
          <w:sz w:val="21"/>
          <w:szCs w:val="21"/>
        </w:rPr>
        <w:t>​</w:t>
      </w:r>
    </w:p>
    <w:p w:rsidRPr="008D005A" w:rsidR="008D005A" w:rsidP="008D005A" w:rsidRDefault="008D005A" w14:paraId="3A5064A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8D005A">
        <w:rPr>
          <w:rStyle w:val="eop"/>
          <w:rFonts w:ascii="Arial" w:hAnsi="Arial" w:cs="Arial"/>
          <w:sz w:val="21"/>
          <w:szCs w:val="21"/>
        </w:rPr>
        <w:t>​</w:t>
      </w:r>
    </w:p>
    <w:p w:rsidRPr="008D005A" w:rsidR="008D005A" w:rsidP="004C7EC0" w:rsidRDefault="008D005A" w14:paraId="3933081B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>Sharing, distributing, or disclosing this content with or to individuals or entities not directly involved in the customer’s authorized implementation. </w:t>
      </w:r>
      <w:r w:rsidRPr="008D005A">
        <w:rPr>
          <w:rStyle w:val="eop"/>
          <w:rFonts w:ascii="Arial" w:hAnsi="Arial" w:cs="Arial"/>
          <w:sz w:val="21"/>
          <w:szCs w:val="21"/>
        </w:rPr>
        <w:t>​</w:t>
      </w:r>
    </w:p>
    <w:p w:rsidRPr="008D005A" w:rsidR="008D005A" w:rsidP="004C7EC0" w:rsidRDefault="008D005A" w14:paraId="75CAC3AE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>Using the documentation, in whole or in part, to replicate, retrofit, or reverse-engineer the functionality in other models, environments, or platforms. </w:t>
      </w:r>
      <w:r w:rsidRPr="008D005A">
        <w:rPr>
          <w:rStyle w:val="eop"/>
          <w:rFonts w:ascii="Arial" w:hAnsi="Arial" w:cs="Arial"/>
          <w:sz w:val="21"/>
          <w:szCs w:val="21"/>
        </w:rPr>
        <w:t>​</w:t>
      </w:r>
    </w:p>
    <w:p w:rsidRPr="008D005A" w:rsidR="008D005A" w:rsidP="008D005A" w:rsidRDefault="008D005A" w14:paraId="7EC1DC2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8D005A">
        <w:rPr>
          <w:rStyle w:val="scxp119691561"/>
          <w:rFonts w:cs="Arial"/>
          <w:sz w:val="21"/>
          <w:szCs w:val="21"/>
        </w:rPr>
        <w:t>​</w:t>
      </w:r>
      <w:r w:rsidRPr="008D005A">
        <w:rPr>
          <w:rFonts w:ascii="Arial" w:hAnsi="Arial" w:cs="Arial"/>
          <w:sz w:val="21"/>
          <w:szCs w:val="21"/>
        </w:rPr>
        <w:br/>
      </w:r>
      <w:r w:rsidRPr="008D005A">
        <w:rPr>
          <w:rStyle w:val="normaltextrun"/>
          <w:rFonts w:ascii="Arial" w:hAnsi="Arial" w:cs="Arial"/>
          <w:color w:val="0A2F46"/>
          <w:position w:val="1"/>
          <w:sz w:val="21"/>
          <w:szCs w:val="21"/>
        </w:rPr>
        <w:t>This documentation contains proprietary information of Anaplan and is protected by applicable intellectual property laws. Any unauthorized use, reproduction, or dissemination is a violation of these terms and may result in legal action. </w:t>
      </w:r>
    </w:p>
    <w:p w:rsidRPr="008D005A" w:rsidR="4A6EFA06" w:rsidRDefault="4A6EFA06" w14:paraId="1AE6EB02" w14:textId="538AA97B">
      <w:pPr>
        <w:rPr>
          <w:sz w:val="24"/>
          <w:szCs w:val="24"/>
        </w:rPr>
      </w:pPr>
      <w:r w:rsidRPr="008D005A">
        <w:rPr>
          <w:sz w:val="24"/>
          <w:szCs w:val="24"/>
        </w:rPr>
        <w:br w:type="page"/>
      </w:r>
    </w:p>
    <w:p w:rsidRPr="00C221BB" w:rsidR="00C221BB" w:rsidP="008D005A" w:rsidRDefault="00C221BB" w14:paraId="5681A381" w14:textId="52075C3E">
      <w:pPr>
        <w:pStyle w:val="TOC1"/>
      </w:pPr>
      <w:r w:rsidRPr="00C221BB">
        <w:t>CONTENTS</w:t>
      </w:r>
    </w:p>
    <w:p w:rsidR="006C4F9E" w:rsidP="30B466D0" w:rsidRDefault="00C221BB" w14:paraId="32B787C9" w14:textId="151E118C">
      <w:pPr>
        <w:pStyle w:val="TOC1"/>
        <w:rPr>
          <w:rFonts w:cstheme="minorBidi"/>
          <w:b w:val="0"/>
          <w:b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\o "1-1" \h \z \t "1-Header 1,1,2-Header 2,2" </w:instrText>
      </w:r>
      <w:r>
        <w:fldChar w:fldCharType="separate"/>
      </w:r>
      <w:ins w:author="Paul Taylor" w:date="2025-07-15T14:35:00Z" w16du:dateUtc="2025-07-15T13:35:00Z" w:id="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"_Toc203482570"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 w:rsidR="006C4F9E">
        <w:rPr>
          <w:rStyle w:val="Hyperlink"/>
          <w:noProof/>
        </w:rPr>
        <w:t>1.</w:t>
      </w:r>
      <w:ins w:author="Paul Taylor" w:date="2025-07-15T14:35:00Z" w16du:dateUtc="2025-07-15T13:35:00Z" w:id="2">
        <w:r>
          <w:tab/>
        </w:r>
      </w:ins>
      <w:r w:rsidRPr="00C56548" w:rsidR="006C4F9E">
        <w:rPr>
          <w:rStyle w:val="Hyperlink"/>
          <w:noProof/>
        </w:rPr>
        <w:t>Introduction</w:t>
      </w:r>
      <w:ins w:author="Paul Taylor" w:date="2025-07-15T14:35:00Z" w16du:dateUtc="2025-07-15T13:35:00Z" w:id="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_Toc203482570 \h </w:instrText>
        </w:r>
      </w:ins>
      <w:r w:rsidRPr="30B466D0">
        <w:rPr>
          <w:noProof/>
        </w:rPr>
      </w:r>
      <w:ins w:author="Paul Taylor" w:date="2025-07-15T14:35:00Z" w16du:dateUtc="2025-07-15T13:35:00Z" w:id="4">
        <w:r w:rsidRPr="30B466D0">
          <w:rPr>
            <w:noProof/>
          </w:rPr>
          <w:fldChar w:fldCharType="separate"/>
        </w:r>
      </w:ins>
      <w:r w:rsidR="006C4F9E">
        <w:rPr>
          <w:noProof/>
          <w:webHidden/>
        </w:rPr>
        <w:t>4</w:t>
      </w:r>
      <w:ins w:author="Paul Taylor" w:date="2025-07-15T14:35:00Z" w16du:dateUtc="2025-07-15T13:35:00Z" w:id="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45E10821" w14:textId="6F2F514D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"_Toc203482571"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A.</w:t>
      </w:r>
      <w:ins w:author="Paul Taylor" w:date="2025-07-15T14:35:00Z" w16du:dateUtc="2025-07-15T13:35:00Z" w:id="7">
        <w:r>
          <w:tab/>
        </w:r>
      </w:ins>
      <w:r w:rsidRPr="00C56548">
        <w:rPr>
          <w:rStyle w:val="Hyperlink"/>
          <w:noProof/>
        </w:rPr>
        <w:t>Purpose</w:t>
      </w:r>
      <w:ins w:author="Paul Taylor" w:date="2025-07-15T14:35:00Z" w16du:dateUtc="2025-07-15T13:35:00Z" w:id="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_Toc203482571 \h </w:instrText>
        </w:r>
      </w:ins>
      <w:r w:rsidRPr="30B466D0">
        <w:rPr>
          <w:noProof/>
        </w:rPr>
      </w:r>
      <w:ins w:author="Paul Taylor" w:date="2025-07-15T14:35:00Z" w16du:dateUtc="2025-07-15T13:35:00Z" w:id="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4</w:t>
      </w:r>
      <w:ins w:author="Paul Taylor" w:date="2025-07-15T14:35:00Z" w16du:dateUtc="2025-07-15T13:35:00Z" w:id="1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6501B938" w14:textId="3F902090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1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"_Toc203482572"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B.</w:t>
      </w:r>
      <w:ins w:author="Paul Taylor" w:date="2025-07-15T14:35:00Z" w16du:dateUtc="2025-07-15T13:35:00Z" w:id="12">
        <w:r>
          <w:tab/>
        </w:r>
      </w:ins>
      <w:r w:rsidRPr="00C56548">
        <w:rPr>
          <w:rStyle w:val="Hyperlink"/>
          <w:noProof/>
        </w:rPr>
        <w:t>What this guide covers</w:t>
      </w:r>
      <w:ins w:author="Paul Taylor" w:date="2025-07-15T14:35:00Z" w16du:dateUtc="2025-07-15T13:35:00Z" w:id="1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_Toc203482572 \h </w:instrText>
        </w:r>
      </w:ins>
      <w:r w:rsidRPr="30B466D0">
        <w:rPr>
          <w:noProof/>
        </w:rPr>
      </w:r>
      <w:ins w:author="Paul Taylor" w:date="2025-07-15T14:35:00Z" w16du:dateUtc="2025-07-15T13:35:00Z" w:id="1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4</w:t>
      </w:r>
      <w:ins w:author="Paul Taylor" w:date="2025-07-15T14:35:00Z" w16du:dateUtc="2025-07-15T13:35:00Z" w:id="1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0E2B9461" w14:textId="42B49FB6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1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"_Toc203482573"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C.</w:t>
      </w:r>
      <w:ins w:author="Paul Taylor" w:date="2025-07-15T14:35:00Z" w16du:dateUtc="2025-07-15T13:35:00Z" w:id="17">
        <w:r>
          <w:tab/>
        </w:r>
      </w:ins>
      <w:r w:rsidRPr="00C56548">
        <w:rPr>
          <w:rStyle w:val="Hyperlink"/>
          <w:noProof/>
        </w:rPr>
        <w:t>What this guide doesn't cover</w:t>
      </w:r>
      <w:ins w:author="Paul Taylor" w:date="2025-07-15T14:35:00Z" w16du:dateUtc="2025-07-15T13:35:00Z" w:id="1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_Toc203482573 \h </w:instrText>
        </w:r>
      </w:ins>
      <w:r w:rsidRPr="30B466D0">
        <w:rPr>
          <w:noProof/>
        </w:rPr>
      </w:r>
      <w:ins w:author="Paul Taylor" w:date="2025-07-15T14:35:00Z" w16du:dateUtc="2025-07-15T13:35:00Z" w:id="1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4</w:t>
      </w:r>
      <w:ins w:author="Paul Taylor" w:date="2025-07-15T14:35:00Z" w16du:dateUtc="2025-07-15T13:35:00Z" w:id="2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38E80A75" w14:textId="46E34A91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2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"_Toc203482574"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D.</w:t>
      </w:r>
      <w:ins w:author="Paul Taylor" w:date="2025-07-15T14:35:00Z" w16du:dateUtc="2025-07-15T13:35:00Z" w:id="22">
        <w:r>
          <w:tab/>
        </w:r>
      </w:ins>
      <w:r w:rsidRPr="00C56548">
        <w:rPr>
          <w:rStyle w:val="Hyperlink"/>
          <w:noProof/>
        </w:rPr>
        <w:t>Intended Audience</w:t>
      </w:r>
      <w:ins w:author="Paul Taylor" w:date="2025-07-15T14:35:00Z" w16du:dateUtc="2025-07-15T13:35:00Z" w:id="2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_Toc203482574 \h </w:instrText>
        </w:r>
      </w:ins>
      <w:r w:rsidRPr="30B466D0">
        <w:rPr>
          <w:noProof/>
        </w:rPr>
      </w:r>
      <w:ins w:author="Paul Taylor" w:date="2025-07-15T14:35:00Z" w16du:dateUtc="2025-07-15T13:35:00Z" w:id="2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4</w:t>
      </w:r>
      <w:ins w:author="Paul Taylor" w:date="2025-07-15T14:35:00Z" w16du:dateUtc="2025-07-15T13:35:00Z" w:id="2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38E5ED57" w14:textId="421BF604">
      <w:pPr>
        <w:pStyle w:val="TOC1"/>
        <w:rPr>
          <w:rFonts w:cstheme="minorBidi"/>
          <w:b w:val="0"/>
          <w:b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2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"_Toc203482575"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2.</w:t>
      </w:r>
      <w:ins w:author="Paul Taylor" w:date="2025-07-15T14:35:00Z" w16du:dateUtc="2025-07-15T13:35:00Z" w:id="27">
        <w:r>
          <w:tab/>
        </w:r>
      </w:ins>
      <w:r w:rsidRPr="00C56548">
        <w:rPr>
          <w:rStyle w:val="Hyperlink"/>
          <w:noProof/>
        </w:rPr>
        <w:t>Territory &amp; Quota Planning Overview</w:t>
      </w:r>
      <w:ins w:author="Paul Taylor" w:date="2025-07-15T14:35:00Z" w16du:dateUtc="2025-07-15T13:35:00Z" w:id="2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_Toc203482575 \h </w:instrText>
        </w:r>
      </w:ins>
      <w:r w:rsidRPr="30B466D0">
        <w:rPr>
          <w:noProof/>
        </w:rPr>
      </w:r>
      <w:ins w:author="Paul Taylor" w:date="2025-07-15T14:35:00Z" w16du:dateUtc="2025-07-15T13:35:00Z" w:id="2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6</w:t>
      </w:r>
      <w:ins w:author="Paul Taylor" w:date="2025-07-15T14:35:00Z" w16du:dateUtc="2025-07-15T13:35:00Z" w:id="3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67CEFD57" w14:textId="05F50C88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3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"_Toc203482576"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A.</w:t>
      </w:r>
      <w:ins w:author="Paul Taylor" w:date="2025-07-15T14:35:00Z" w16du:dateUtc="2025-07-15T13:35:00Z" w:id="32">
        <w:r>
          <w:tab/>
        </w:r>
      </w:ins>
      <w:r w:rsidRPr="00C56548">
        <w:rPr>
          <w:rStyle w:val="Hyperlink"/>
          <w:noProof/>
        </w:rPr>
        <w:t>Business Context</w:t>
      </w:r>
      <w:ins w:author="Paul Taylor" w:date="2025-07-15T14:35:00Z" w16du:dateUtc="2025-07-15T13:35:00Z" w:id="3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_Toc203482576 \h </w:instrText>
        </w:r>
      </w:ins>
      <w:r w:rsidRPr="30B466D0">
        <w:rPr>
          <w:noProof/>
        </w:rPr>
      </w:r>
      <w:ins w:author="Paul Taylor" w:date="2025-07-15T14:35:00Z" w16du:dateUtc="2025-07-15T13:35:00Z" w:id="3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6</w:t>
      </w:r>
      <w:ins w:author="Paul Taylor" w:date="2025-07-15T14:35:00Z" w16du:dateUtc="2025-07-15T13:35:00Z" w:id="3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0AD9F18A" w14:textId="6B9B3231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3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"_Toc203482577"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B.</w:t>
      </w:r>
      <w:ins w:author="Paul Taylor" w:date="2025-07-15T14:35:00Z" w16du:dateUtc="2025-07-15T13:35:00Z" w:id="37">
        <w:r>
          <w:tab/>
        </w:r>
      </w:ins>
      <w:r w:rsidRPr="00C56548">
        <w:rPr>
          <w:rStyle w:val="Hyperlink"/>
          <w:noProof/>
        </w:rPr>
        <w:t>Planning Process Overview</w:t>
      </w:r>
      <w:ins w:author="Paul Taylor" w:date="2025-07-15T14:35:00Z" w16du:dateUtc="2025-07-15T13:35:00Z" w:id="3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_Toc203482577 \h </w:instrText>
        </w:r>
      </w:ins>
      <w:r w:rsidRPr="30B466D0">
        <w:rPr>
          <w:noProof/>
        </w:rPr>
      </w:r>
      <w:ins w:author="Paul Taylor" w:date="2025-07-15T14:35:00Z" w16du:dateUtc="2025-07-15T13:35:00Z" w:id="3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6</w:t>
      </w:r>
      <w:ins w:author="Paul Taylor" w:date="2025-07-15T14:35:00Z" w16du:dateUtc="2025-07-15T13:35:00Z" w:id="4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6613E311" w14:textId="5398E54E">
      <w:pPr>
        <w:pStyle w:val="TOC1"/>
        <w:rPr>
          <w:rFonts w:cstheme="minorBidi"/>
          <w:b w:val="0"/>
          <w:b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4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"_Toc203482578"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3.</w:t>
      </w:r>
      <w:ins w:author="Paul Taylor" w:date="2025-07-15T14:35:00Z" w16du:dateUtc="2025-07-15T13:35:00Z" w:id="42">
        <w:r>
          <w:tab/>
        </w:r>
      </w:ins>
      <w:r w:rsidRPr="00C56548">
        <w:rPr>
          <w:rStyle w:val="Hyperlink"/>
          <w:noProof/>
        </w:rPr>
        <w:t>Pre-Implementation Checklist</w:t>
      </w:r>
      <w:ins w:author="Paul Taylor" w:date="2025-07-15T14:35:00Z" w16du:dateUtc="2025-07-15T13:35:00Z" w:id="4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_Toc203482578 \h </w:instrText>
        </w:r>
      </w:ins>
      <w:r w:rsidRPr="30B466D0">
        <w:rPr>
          <w:noProof/>
        </w:rPr>
      </w:r>
      <w:ins w:author="Paul Taylor" w:date="2025-07-15T14:35:00Z" w16du:dateUtc="2025-07-15T13:35:00Z" w:id="4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7</w:t>
      </w:r>
      <w:ins w:author="Paul Taylor" w:date="2025-07-15T14:35:00Z" w16du:dateUtc="2025-07-15T13:35:00Z" w:id="4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23FAFC43" w14:textId="768DDF68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4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"_Toc203482579"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A.</w:t>
      </w:r>
      <w:ins w:author="Paul Taylor" w:date="2025-07-15T14:35:00Z" w16du:dateUtc="2025-07-15T13:35:00Z" w:id="47">
        <w:r>
          <w:tab/>
        </w:r>
      </w:ins>
      <w:r w:rsidRPr="00C56548">
        <w:rPr>
          <w:rStyle w:val="Hyperlink"/>
          <w:noProof/>
        </w:rPr>
        <w:t>Stakeholder Alignment</w:t>
      </w:r>
      <w:ins w:author="Paul Taylor" w:date="2025-07-15T14:35:00Z" w16du:dateUtc="2025-07-15T13:35:00Z" w:id="4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_Toc203482579 \h </w:instrText>
        </w:r>
      </w:ins>
      <w:r w:rsidRPr="30B466D0">
        <w:rPr>
          <w:noProof/>
        </w:rPr>
      </w:r>
      <w:ins w:author="Paul Taylor" w:date="2025-07-15T14:35:00Z" w16du:dateUtc="2025-07-15T13:35:00Z" w:id="4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7</w:t>
      </w:r>
      <w:ins w:author="Paul Taylor" w:date="2025-07-15T14:35:00Z" w16du:dateUtc="2025-07-15T13:35:00Z" w:id="5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6EAC5E32" w14:textId="62C31ADE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5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"_Toc203482580"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B.</w:t>
      </w:r>
      <w:ins w:author="Paul Taylor" w:date="2025-07-15T14:35:00Z" w16du:dateUtc="2025-07-15T13:35:00Z" w:id="52">
        <w:r>
          <w:tab/>
        </w:r>
      </w:ins>
      <w:r w:rsidRPr="00C56548">
        <w:rPr>
          <w:rStyle w:val="Hyperlink"/>
          <w:noProof/>
        </w:rPr>
        <w:t>Data Readiness</w:t>
      </w:r>
      <w:ins w:author="Paul Taylor" w:date="2025-07-15T14:35:00Z" w16du:dateUtc="2025-07-15T13:35:00Z" w:id="5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_Toc203482580 \h </w:instrText>
        </w:r>
      </w:ins>
      <w:r w:rsidRPr="30B466D0">
        <w:rPr>
          <w:noProof/>
        </w:rPr>
      </w:r>
      <w:ins w:author="Paul Taylor" w:date="2025-07-15T14:35:00Z" w16du:dateUtc="2025-07-15T13:35:00Z" w:id="5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7</w:t>
      </w:r>
      <w:ins w:author="Paul Taylor" w:date="2025-07-15T14:35:00Z" w16du:dateUtc="2025-07-15T13:35:00Z" w:id="5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65A6856B" w14:textId="53EE80F2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5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"_Toc203482581"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C.</w:t>
      </w:r>
      <w:ins w:author="Paul Taylor" w:date="2025-07-15T14:35:00Z" w16du:dateUtc="2025-07-15T13:35:00Z" w:id="57">
        <w:r>
          <w:tab/>
        </w:r>
      </w:ins>
      <w:r w:rsidRPr="00C56548">
        <w:rPr>
          <w:rStyle w:val="Hyperlink"/>
          <w:noProof/>
        </w:rPr>
        <w:t>Technical Environment</w:t>
      </w:r>
      <w:ins w:author="Paul Taylor" w:date="2025-07-15T14:35:00Z" w16du:dateUtc="2025-07-15T13:35:00Z" w:id="5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_Toc203482581 \h </w:instrText>
        </w:r>
      </w:ins>
      <w:r w:rsidRPr="30B466D0">
        <w:rPr>
          <w:noProof/>
        </w:rPr>
      </w:r>
      <w:ins w:author="Paul Taylor" w:date="2025-07-15T14:35:00Z" w16du:dateUtc="2025-07-15T13:35:00Z" w:id="5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8</w:t>
      </w:r>
      <w:ins w:author="Paul Taylor" w:date="2025-07-15T14:35:00Z" w16du:dateUtc="2025-07-15T13:35:00Z" w:id="6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4059513B" w14:textId="414B4433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6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"_Toc203482582"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D.</w:t>
      </w:r>
      <w:ins w:author="Paul Taylor" w:date="2025-07-15T14:35:00Z" w16du:dateUtc="2025-07-15T13:35:00Z" w:id="62">
        <w:r>
          <w:tab/>
        </w:r>
      </w:ins>
      <w:r w:rsidRPr="00C56548">
        <w:rPr>
          <w:rStyle w:val="Hyperlink"/>
          <w:noProof/>
        </w:rPr>
        <w:t>Risk flags to watch for</w:t>
      </w:r>
      <w:ins w:author="Paul Taylor" w:date="2025-07-15T14:35:00Z" w16du:dateUtc="2025-07-15T13:35:00Z" w:id="6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_Toc203482582 \h </w:instrText>
        </w:r>
      </w:ins>
      <w:r w:rsidRPr="30B466D0">
        <w:rPr>
          <w:noProof/>
        </w:rPr>
      </w:r>
      <w:ins w:author="Paul Taylor" w:date="2025-07-15T14:35:00Z" w16du:dateUtc="2025-07-15T13:35:00Z" w:id="6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9</w:t>
      </w:r>
      <w:ins w:author="Paul Taylor" w:date="2025-07-15T14:35:00Z" w16du:dateUtc="2025-07-15T13:35:00Z" w:id="6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3D8E2BD6" w14:textId="0CA15C6E">
      <w:pPr>
        <w:pStyle w:val="TOC1"/>
        <w:rPr>
          <w:rFonts w:cstheme="minorBidi"/>
          <w:b w:val="0"/>
          <w:b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6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"_Toc203482583"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4.</w:t>
      </w:r>
      <w:ins w:author="Paul Taylor" w:date="2025-07-15T14:35:00Z" w16du:dateUtc="2025-07-15T13:35:00Z" w:id="67">
        <w:r>
          <w:tab/>
        </w:r>
      </w:ins>
      <w:r w:rsidRPr="00C56548">
        <w:rPr>
          <w:rStyle w:val="Hyperlink"/>
          <w:noProof/>
        </w:rPr>
        <w:t>Implementation Lifecycle</w:t>
      </w:r>
      <w:ins w:author="Paul Taylor" w:date="2025-07-15T14:35:00Z" w16du:dateUtc="2025-07-15T13:35:00Z" w:id="6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_Toc203482583 \h </w:instrText>
        </w:r>
      </w:ins>
      <w:r w:rsidRPr="30B466D0">
        <w:rPr>
          <w:noProof/>
        </w:rPr>
      </w:r>
      <w:ins w:author="Paul Taylor" w:date="2025-07-15T14:35:00Z" w16du:dateUtc="2025-07-15T13:35:00Z" w:id="6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10</w:t>
      </w:r>
      <w:ins w:author="Paul Taylor" w:date="2025-07-15T14:35:00Z" w16du:dateUtc="2025-07-15T13:35:00Z" w:id="7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12347DB2" w14:textId="7823F6CE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7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"_Toc203482584"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A.</w:t>
      </w:r>
      <w:ins w:author="Paul Taylor" w:date="2025-07-15T14:35:00Z" w16du:dateUtc="2025-07-15T13:35:00Z" w:id="72">
        <w:r>
          <w:tab/>
        </w:r>
      </w:ins>
      <w:r w:rsidRPr="00C56548">
        <w:rPr>
          <w:rStyle w:val="Hyperlink"/>
          <w:noProof/>
        </w:rPr>
        <w:t>Foundation &amp; Configuration</w:t>
      </w:r>
      <w:ins w:author="Paul Taylor" w:date="2025-07-15T14:35:00Z" w16du:dateUtc="2025-07-15T13:35:00Z" w:id="7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_Toc203482584 \h </w:instrText>
        </w:r>
      </w:ins>
      <w:r w:rsidRPr="30B466D0">
        <w:rPr>
          <w:noProof/>
        </w:rPr>
      </w:r>
      <w:ins w:author="Paul Taylor" w:date="2025-07-15T14:35:00Z" w16du:dateUtc="2025-07-15T13:35:00Z" w:id="7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10</w:t>
      </w:r>
      <w:ins w:author="Paul Taylor" w:date="2025-07-15T14:35:00Z" w16du:dateUtc="2025-07-15T13:35:00Z" w:id="7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02C6DE0D" w14:textId="68DE2FC6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7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"_Toc203482585"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B.</w:t>
      </w:r>
      <w:ins w:author="Paul Taylor" w:date="2025-07-15T14:35:00Z" w16du:dateUtc="2025-07-15T13:35:00Z" w:id="77">
        <w:r>
          <w:tab/>
        </w:r>
      </w:ins>
      <w:r w:rsidRPr="00C56548">
        <w:rPr>
          <w:rStyle w:val="Hyperlink"/>
          <w:noProof/>
        </w:rPr>
        <w:t>Model Readiness</w:t>
      </w:r>
      <w:ins w:author="Paul Taylor" w:date="2025-07-15T14:35:00Z" w16du:dateUtc="2025-07-15T13:35:00Z" w:id="7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_Toc203482585 \h </w:instrText>
        </w:r>
      </w:ins>
      <w:r w:rsidRPr="30B466D0">
        <w:rPr>
          <w:noProof/>
        </w:rPr>
      </w:r>
      <w:ins w:author="Paul Taylor" w:date="2025-07-15T14:35:00Z" w16du:dateUtc="2025-07-15T13:35:00Z" w:id="7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11</w:t>
      </w:r>
      <w:ins w:author="Paul Taylor" w:date="2025-07-15T14:35:00Z" w16du:dateUtc="2025-07-15T13:35:00Z" w:id="8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224137AC" w14:textId="3B945750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8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"_Toc203482586"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C.</w:t>
      </w:r>
      <w:ins w:author="Paul Taylor" w:date="2025-07-15T14:35:00Z" w16du:dateUtc="2025-07-15T13:35:00Z" w:id="82">
        <w:r>
          <w:tab/>
        </w:r>
      </w:ins>
      <w:r w:rsidRPr="00C56548">
        <w:rPr>
          <w:rStyle w:val="Hyperlink"/>
          <w:noProof/>
        </w:rPr>
        <w:t>Build / Sprint</w:t>
      </w:r>
      <w:ins w:author="Paul Taylor" w:date="2025-07-15T14:35:00Z" w16du:dateUtc="2025-07-15T13:35:00Z" w:id="8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_Toc203482586 \h </w:instrText>
        </w:r>
      </w:ins>
      <w:r w:rsidRPr="30B466D0">
        <w:rPr>
          <w:noProof/>
        </w:rPr>
      </w:r>
      <w:ins w:author="Paul Taylor" w:date="2025-07-15T14:35:00Z" w16du:dateUtc="2025-07-15T13:35:00Z" w:id="8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12</w:t>
      </w:r>
      <w:ins w:author="Paul Taylor" w:date="2025-07-15T14:35:00Z" w16du:dateUtc="2025-07-15T13:35:00Z" w:id="8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3B0175A3" w14:textId="585614F5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8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"_Toc203482587"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D.</w:t>
      </w:r>
      <w:ins w:author="Paul Taylor" w:date="2025-07-15T14:35:00Z" w16du:dateUtc="2025-07-15T13:35:00Z" w:id="87">
        <w:r>
          <w:tab/>
        </w:r>
      </w:ins>
      <w:r w:rsidRPr="00C56548">
        <w:rPr>
          <w:rStyle w:val="Hyperlink"/>
          <w:noProof/>
        </w:rPr>
        <w:t>User Acceptance Testing</w:t>
      </w:r>
      <w:ins w:author="Paul Taylor" w:date="2025-07-15T14:35:00Z" w16du:dateUtc="2025-07-15T13:35:00Z" w:id="8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_Toc203482587 \h </w:instrText>
        </w:r>
      </w:ins>
      <w:r w:rsidRPr="30B466D0">
        <w:rPr>
          <w:noProof/>
        </w:rPr>
      </w:r>
      <w:ins w:author="Paul Taylor" w:date="2025-07-15T14:35:00Z" w16du:dateUtc="2025-07-15T13:35:00Z" w:id="8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13</w:t>
      </w:r>
      <w:ins w:author="Paul Taylor" w:date="2025-07-15T14:35:00Z" w16du:dateUtc="2025-07-15T13:35:00Z" w:id="9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420AC8E1" w14:textId="2FA56914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9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"_Toc203482588"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E.</w:t>
      </w:r>
      <w:ins w:author="Paul Taylor" w:date="2025-07-15T14:35:00Z" w16du:dateUtc="2025-07-15T13:35:00Z" w:id="92">
        <w:r>
          <w:tab/>
        </w:r>
      </w:ins>
      <w:r w:rsidRPr="00C56548">
        <w:rPr>
          <w:rStyle w:val="Hyperlink"/>
          <w:noProof/>
        </w:rPr>
        <w:t>Deployment</w:t>
      </w:r>
      <w:ins w:author="Paul Taylor" w:date="2025-07-15T14:35:00Z" w16du:dateUtc="2025-07-15T13:35:00Z" w:id="9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_Toc203482588 \h </w:instrText>
        </w:r>
      </w:ins>
      <w:r w:rsidRPr="30B466D0">
        <w:rPr>
          <w:noProof/>
        </w:rPr>
      </w:r>
      <w:ins w:author="Paul Taylor" w:date="2025-07-15T14:35:00Z" w16du:dateUtc="2025-07-15T13:35:00Z" w:id="9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14</w:t>
      </w:r>
      <w:ins w:author="Paul Taylor" w:date="2025-07-15T14:35:00Z" w16du:dateUtc="2025-07-15T13:35:00Z" w:id="9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32C93156" w14:textId="23EF5736">
      <w:pPr>
        <w:pStyle w:val="TOC1"/>
        <w:rPr>
          <w:rFonts w:cstheme="minorBidi"/>
          <w:b w:val="0"/>
          <w:b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9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"_Toc203482589"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5.</w:t>
      </w:r>
      <w:ins w:author="Paul Taylor" w:date="2025-07-15T14:35:00Z" w16du:dateUtc="2025-07-15T13:35:00Z" w:id="97">
        <w:r>
          <w:tab/>
        </w:r>
      </w:ins>
      <w:r w:rsidRPr="00C56548">
        <w:rPr>
          <w:rStyle w:val="Hyperlink"/>
          <w:noProof/>
        </w:rPr>
        <w:t>Phase Checklists</w:t>
      </w:r>
      <w:ins w:author="Paul Taylor" w:date="2025-07-15T14:35:00Z" w16du:dateUtc="2025-07-15T13:35:00Z" w:id="9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_Toc203482589 \h </w:instrText>
        </w:r>
      </w:ins>
      <w:r w:rsidRPr="30B466D0">
        <w:rPr>
          <w:noProof/>
        </w:rPr>
      </w:r>
      <w:ins w:author="Paul Taylor" w:date="2025-07-15T14:35:00Z" w16du:dateUtc="2025-07-15T13:35:00Z" w:id="9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15</w:t>
      </w:r>
      <w:ins w:author="Paul Taylor" w:date="2025-07-15T14:35:00Z" w16du:dateUtc="2025-07-15T13:35:00Z" w:id="10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6B7682A9" w14:textId="6066F905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10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"_Toc203482590"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A.</w:t>
      </w:r>
      <w:ins w:author="Paul Taylor" w:date="2025-07-15T14:35:00Z" w16du:dateUtc="2025-07-15T13:35:00Z" w:id="102">
        <w:r>
          <w:tab/>
        </w:r>
      </w:ins>
      <w:r w:rsidRPr="00C56548">
        <w:rPr>
          <w:rStyle w:val="Hyperlink"/>
          <w:noProof/>
        </w:rPr>
        <w:t>Pre</w:t>
      </w:r>
      <w:r w:rsidRPr="00C56548">
        <w:rPr>
          <w:rStyle w:val="Hyperlink"/>
          <w:rFonts w:ascii="Cambria Math" w:hAnsi="Cambria Math" w:cs="Cambria Math"/>
          <w:noProof/>
        </w:rPr>
        <w:t>‑</w:t>
      </w:r>
      <w:r w:rsidRPr="00C56548">
        <w:rPr>
          <w:rStyle w:val="Hyperlink"/>
          <w:noProof/>
        </w:rPr>
        <w:t>Project (Customer Readiness)</w:t>
      </w:r>
      <w:ins w:author="Paul Taylor" w:date="2025-07-15T14:35:00Z" w16du:dateUtc="2025-07-15T13:35:00Z" w:id="10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_Toc203482590 \h </w:instrText>
        </w:r>
      </w:ins>
      <w:r w:rsidRPr="30B466D0">
        <w:rPr>
          <w:noProof/>
        </w:rPr>
      </w:r>
      <w:ins w:author="Paul Taylor" w:date="2025-07-15T14:35:00Z" w16du:dateUtc="2025-07-15T13:35:00Z" w:id="10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15</w:t>
      </w:r>
      <w:ins w:author="Paul Taylor" w:date="2025-07-15T14:35:00Z" w16du:dateUtc="2025-07-15T13:35:00Z" w:id="10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3C7F861B" w14:textId="73807D6C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10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"_Toc203482591"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B.</w:t>
      </w:r>
      <w:ins w:author="Paul Taylor" w:date="2025-07-15T14:35:00Z" w16du:dateUtc="2025-07-15T13:35:00Z" w:id="107">
        <w:r>
          <w:tab/>
        </w:r>
      </w:ins>
      <w:r w:rsidRPr="00C56548">
        <w:rPr>
          <w:rStyle w:val="Hyperlink"/>
          <w:noProof/>
        </w:rPr>
        <w:t>Pre</w:t>
      </w:r>
      <w:r w:rsidRPr="00C56548">
        <w:rPr>
          <w:rStyle w:val="Hyperlink"/>
          <w:rFonts w:ascii="Cambria Math" w:hAnsi="Cambria Math" w:cs="Cambria Math"/>
          <w:noProof/>
        </w:rPr>
        <w:t>‑</w:t>
      </w:r>
      <w:r w:rsidRPr="00C56548">
        <w:rPr>
          <w:rStyle w:val="Hyperlink"/>
          <w:noProof/>
        </w:rPr>
        <w:t>Go</w:t>
      </w:r>
      <w:r w:rsidRPr="00C56548">
        <w:rPr>
          <w:rStyle w:val="Hyperlink"/>
          <w:rFonts w:ascii="Cambria Math" w:hAnsi="Cambria Math" w:cs="Cambria Math"/>
          <w:noProof/>
        </w:rPr>
        <w:t>‑</w:t>
      </w:r>
      <w:r w:rsidRPr="00C56548">
        <w:rPr>
          <w:rStyle w:val="Hyperlink"/>
          <w:noProof/>
        </w:rPr>
        <w:t>Live (Build &amp; UAT complete)</w:t>
      </w:r>
      <w:ins w:author="Paul Taylor" w:date="2025-07-15T14:35:00Z" w16du:dateUtc="2025-07-15T13:35:00Z" w:id="10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_Toc203482591 \h </w:instrText>
        </w:r>
      </w:ins>
      <w:r w:rsidRPr="30B466D0">
        <w:rPr>
          <w:noProof/>
        </w:rPr>
      </w:r>
      <w:ins w:author="Paul Taylor" w:date="2025-07-15T14:35:00Z" w16du:dateUtc="2025-07-15T13:35:00Z" w:id="10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16</w:t>
      </w:r>
      <w:ins w:author="Paul Taylor" w:date="2025-07-15T14:35:00Z" w16du:dateUtc="2025-07-15T13:35:00Z" w:id="11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03488544" w14:textId="16DD2975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111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"_Toc203482592"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C.</w:t>
      </w:r>
      <w:ins w:author="Paul Taylor" w:date="2025-07-15T14:35:00Z" w16du:dateUtc="2025-07-15T13:35:00Z" w:id="112">
        <w:r>
          <w:tab/>
        </w:r>
      </w:ins>
      <w:r w:rsidRPr="00C56548">
        <w:rPr>
          <w:rStyle w:val="Hyperlink"/>
          <w:noProof/>
        </w:rPr>
        <w:t>Cut</w:t>
      </w:r>
      <w:r w:rsidRPr="00C56548">
        <w:rPr>
          <w:rStyle w:val="Hyperlink"/>
          <w:rFonts w:ascii="Cambria Math" w:hAnsi="Cambria Math" w:cs="Cambria Math"/>
          <w:noProof/>
        </w:rPr>
        <w:t>‑</w:t>
      </w:r>
      <w:r w:rsidRPr="00C56548">
        <w:rPr>
          <w:rStyle w:val="Hyperlink"/>
          <w:noProof/>
        </w:rPr>
        <w:t>Over Weekend / Day -2 to Day 0</w:t>
      </w:r>
      <w:ins w:author="Paul Taylor" w:date="2025-07-15T14:35:00Z" w16du:dateUtc="2025-07-15T13:35:00Z" w:id="113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_Toc203482592 \h </w:instrText>
        </w:r>
      </w:ins>
      <w:r w:rsidRPr="30B466D0">
        <w:rPr>
          <w:noProof/>
        </w:rPr>
      </w:r>
      <w:ins w:author="Paul Taylor" w:date="2025-07-15T14:35:00Z" w16du:dateUtc="2025-07-15T13:35:00Z" w:id="114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17</w:t>
      </w:r>
      <w:ins w:author="Paul Taylor" w:date="2025-07-15T14:35:00Z" w16du:dateUtc="2025-07-15T13:35:00Z" w:id="115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6C4F9E" w:rsidP="30B466D0" w:rsidRDefault="006C4F9E" w14:paraId="102D31CF" w14:textId="45865B96">
      <w:pPr>
        <w:pStyle w:val="TOC2"/>
        <w:tabs>
          <w:tab w:val="left" w:pos="660"/>
          <w:tab w:val="right" w:leader="dot" w:pos="10790"/>
        </w:tabs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ins w:author="Paul Taylor" w:date="2025-07-15T14:35:00Z" w16du:dateUtc="2025-07-15T13:35:00Z" w:id="116">
        <w:r w:rsidRPr="30B466D0">
          <w:rPr>
            <w:rStyle w:val="Hyperlink"/>
            <w:noProof/>
          </w:rPr>
          <w:fldChar w:fldCharType="begin"/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noProof/>
          </w:rPr>
          <w:instrText>HYPERLINK \l "_Toc203482593"</w:instrText>
        </w:r>
        <w:r w:rsidRPr="30B466D0">
          <w:rPr>
            <w:rStyle w:val="Hyperlink"/>
            <w:noProof/>
          </w:rPr>
          <w:instrText xml:space="preserve"> </w:instrText>
        </w:r>
        <w:r w:rsidRPr="30B466D0">
          <w:rPr>
            <w:rStyle w:val="Hyperlink"/>
            <w:noProof/>
          </w:rPr>
        </w:r>
        <w:r w:rsidRPr="30B466D0">
          <w:rPr>
            <w:rStyle w:val="Hyperlink"/>
            <w:noProof/>
          </w:rPr>
          <w:fldChar w:fldCharType="separate"/>
        </w:r>
      </w:ins>
      <w:r w:rsidRPr="00C56548">
        <w:rPr>
          <w:rStyle w:val="Hyperlink"/>
          <w:noProof/>
        </w:rPr>
        <w:t>D.</w:t>
      </w:r>
      <w:ins w:author="Paul Taylor" w:date="2025-07-15T14:35:00Z" w16du:dateUtc="2025-07-15T13:35:00Z" w:id="117">
        <w:r>
          <w:tab/>
        </w:r>
      </w:ins>
      <w:r w:rsidRPr="00C56548">
        <w:rPr>
          <w:rStyle w:val="Hyperlink"/>
          <w:noProof/>
        </w:rPr>
        <w:t>Post</w:t>
      </w:r>
      <w:r w:rsidRPr="00C56548">
        <w:rPr>
          <w:rStyle w:val="Hyperlink"/>
          <w:rFonts w:ascii="Cambria Math" w:hAnsi="Cambria Math" w:cs="Cambria Math"/>
          <w:noProof/>
        </w:rPr>
        <w:t>‑</w:t>
      </w:r>
      <w:r w:rsidRPr="00C56548">
        <w:rPr>
          <w:rStyle w:val="Hyperlink"/>
          <w:noProof/>
        </w:rPr>
        <w:t>Go</w:t>
      </w:r>
      <w:r w:rsidRPr="00C56548">
        <w:rPr>
          <w:rStyle w:val="Hyperlink"/>
          <w:rFonts w:ascii="Cambria Math" w:hAnsi="Cambria Math" w:cs="Cambria Math"/>
          <w:noProof/>
        </w:rPr>
        <w:t>‑</w:t>
      </w:r>
      <w:r w:rsidRPr="00C56548">
        <w:rPr>
          <w:rStyle w:val="Hyperlink"/>
          <w:noProof/>
        </w:rPr>
        <w:t>Live (HyperCare/Support)</w:t>
      </w:r>
      <w:ins w:author="Paul Taylor" w:date="2025-07-15T14:35:00Z" w16du:dateUtc="2025-07-15T13:35:00Z" w:id="118">
        <w:r>
          <w:tab/>
        </w:r>
        <w:r w:rsidRPr="30B466D0">
          <w:rPr>
            <w:noProof/>
          </w:rPr>
          <w:fldChar w:fldCharType="begin"/>
        </w:r>
        <w:r w:rsidRPr="30B466D0">
          <w:rPr>
            <w:noProof/>
          </w:rPr>
          <w:instrText xml:space="preserve"> PAGEREF _Toc203482593 \h </w:instrText>
        </w:r>
      </w:ins>
      <w:r w:rsidRPr="30B466D0">
        <w:rPr>
          <w:noProof/>
        </w:rPr>
      </w:r>
      <w:ins w:author="Paul Taylor" w:date="2025-07-15T14:35:00Z" w16du:dateUtc="2025-07-15T13:35:00Z" w:id="119">
        <w:r w:rsidRPr="30B466D0">
          <w:rPr>
            <w:noProof/>
          </w:rPr>
          <w:fldChar w:fldCharType="separate"/>
        </w:r>
      </w:ins>
      <w:r>
        <w:rPr>
          <w:noProof/>
          <w:webHidden/>
        </w:rPr>
        <w:t>18</w:t>
      </w:r>
      <w:ins w:author="Paul Taylor" w:date="2025-07-15T14:35:00Z" w16du:dateUtc="2025-07-15T13:35:00Z" w:id="120">
        <w:r w:rsidRPr="30B466D0">
          <w:rPr>
            <w:noProof/>
          </w:rPr>
          <w:fldChar w:fldCharType="end"/>
        </w:r>
        <w:r w:rsidRPr="30B466D0">
          <w:rPr>
            <w:rStyle w:val="Hyperlink"/>
            <w:noProof/>
          </w:rPr>
          <w:fldChar w:fldCharType="end"/>
        </w:r>
      </w:ins>
    </w:p>
    <w:p w:rsidR="00073A7C" w:rsidDel="006C4F9E" w:rsidP="30B466D0" w:rsidRDefault="00073A7C" w14:paraId="268A5C4A" w14:textId="30DC9D35">
      <w:pPr>
        <w:pStyle w:val="TOC1"/>
        <w:rPr>
          <w:noProof/>
          <w:kern w:val="2"/>
          <w14:ligatures w14:val="standardContextual"/>
        </w:rPr>
      </w:pPr>
    </w:p>
    <w:p w:rsidR="00073A7C" w:rsidDel="006C4F9E" w:rsidP="30B466D0" w:rsidRDefault="00073A7C" w14:paraId="25035681" w14:textId="2B5A2858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0C1A619E" w14:textId="45030993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6B1F9A33" w14:textId="7F2CBF5B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366B9262" w14:textId="386C1A39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57DB9D2E" w14:textId="5542A356">
      <w:pPr>
        <w:pStyle w:val="TOC1"/>
        <w:rPr>
          <w:noProof/>
          <w:kern w:val="2"/>
          <w14:ligatures w14:val="standardContextual"/>
        </w:rPr>
      </w:pPr>
    </w:p>
    <w:p w:rsidR="00073A7C" w:rsidDel="006C4F9E" w:rsidP="30B466D0" w:rsidRDefault="00073A7C" w14:paraId="1F29D6EA" w14:textId="7E5A8C33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23268363" w14:textId="32DFC4D8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178B1F2B" w14:textId="5118D57A">
      <w:pPr>
        <w:pStyle w:val="TOC1"/>
        <w:rPr>
          <w:noProof/>
          <w:kern w:val="2"/>
          <w14:ligatures w14:val="standardContextual"/>
        </w:rPr>
      </w:pPr>
    </w:p>
    <w:p w:rsidR="00073A7C" w:rsidDel="006C4F9E" w:rsidP="30B466D0" w:rsidRDefault="00073A7C" w14:paraId="4F3782EC" w14:textId="3BA10490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1FA66A75" w14:textId="37E82C37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4E4ED25C" w14:textId="20B48A2D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40E8F4AE" w14:textId="06BB0DCF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43FF8835" w14:textId="0874461C">
      <w:pPr>
        <w:pStyle w:val="TOC1"/>
        <w:rPr>
          <w:noProof/>
          <w:kern w:val="2"/>
          <w14:ligatures w14:val="standardContextual"/>
        </w:rPr>
      </w:pPr>
    </w:p>
    <w:p w:rsidR="00073A7C" w:rsidDel="006C4F9E" w:rsidP="30B466D0" w:rsidRDefault="00073A7C" w14:paraId="3D1940A8" w14:textId="4B2BEFB0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0CD239FC" w14:textId="3CE922CC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780740ED" w14:textId="326D214C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4952AFC5" w14:textId="72994649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042DF329" w14:textId="1A1EAF4D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71D61028" w14:textId="737924BA">
      <w:pPr>
        <w:pStyle w:val="TOC1"/>
        <w:rPr>
          <w:noProof/>
          <w:kern w:val="2"/>
          <w14:ligatures w14:val="standardContextual"/>
        </w:rPr>
      </w:pPr>
    </w:p>
    <w:p w:rsidR="00073A7C" w:rsidDel="006C4F9E" w:rsidP="30B466D0" w:rsidRDefault="00073A7C" w14:paraId="3C36CB70" w14:textId="34771B25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1D2759BD" w14:textId="3E960483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09AA572B" w14:textId="219DDBD7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073A7C" w:rsidDel="006C4F9E" w:rsidP="30B466D0" w:rsidRDefault="00073A7C" w14:paraId="66DEC63D" w14:textId="30F0B173">
      <w:pPr>
        <w:pStyle w:val="TOC2"/>
        <w:tabs>
          <w:tab w:val="left" w:pos="660"/>
          <w:tab w:val="right" w:leader="dot" w:pos="10790"/>
        </w:tabs>
        <w:rPr>
          <w:noProof/>
          <w:kern w:val="2"/>
          <w14:ligatures w14:val="standardContextual"/>
        </w:rPr>
      </w:pPr>
    </w:p>
    <w:p w:rsidR="00C221BB" w:rsidP="00C221BB" w:rsidRDefault="00C221BB" w14:paraId="0EC11B1F" w14:textId="0B680627">
      <w:pPr>
        <w:pStyle w:val="1-Header1"/>
        <w:numPr>
          <w:ilvl w:val="0"/>
          <w:numId w:val="0"/>
        </w:numPr>
        <w:ind w:left="720" w:hanging="360"/>
      </w:pPr>
      <w:r>
        <w:fldChar w:fldCharType="end"/>
      </w:r>
    </w:p>
    <w:p w:rsidR="00C221BB" w:rsidRDefault="00C221BB" w14:paraId="31B1B601" w14:textId="77777777">
      <w:pPr>
        <w:spacing w:after="200"/>
        <w:ind w:left="0"/>
        <w:contextualSpacing w:val="0"/>
        <w:rPr>
          <w:b/>
          <w:bCs/>
          <w:sz w:val="32"/>
          <w:szCs w:val="32"/>
        </w:rPr>
      </w:pPr>
      <w:r>
        <w:br w:type="page"/>
      </w:r>
    </w:p>
    <w:p w:rsidR="00611651" w:rsidP="00EB429D" w:rsidRDefault="00284C30" w14:paraId="69B812D9" w14:textId="115CD706">
      <w:pPr>
        <w:pStyle w:val="1-Header1"/>
      </w:pPr>
      <w:bookmarkStart w:name="_Toc203482570" w:id="121"/>
      <w:r>
        <w:t>Introduction</w:t>
      </w:r>
      <w:bookmarkEnd w:id="121"/>
    </w:p>
    <w:p w:rsidRPr="00EB429D" w:rsidR="00611651" w:rsidP="00EB429D" w:rsidRDefault="00284C30" w14:paraId="55B80B49" w14:textId="36687E8E">
      <w:pPr>
        <w:pStyle w:val="2-Header2"/>
      </w:pPr>
      <w:bookmarkStart w:name="_Toc199751298" w:id="122"/>
      <w:bookmarkStart w:name="_Toc203482571" w:id="123"/>
      <w:r w:rsidRPr="00EB429D">
        <w:t>Purpose</w:t>
      </w:r>
      <w:bookmarkEnd w:id="122"/>
      <w:bookmarkEnd w:id="123"/>
    </w:p>
    <w:p w:rsidRPr="00EB429D" w:rsidR="00611651" w:rsidP="00EB429D" w:rsidRDefault="00284C30" w14:paraId="1095E469" w14:textId="21808853">
      <w:r>
        <w:t xml:space="preserve">This implementation guide provides a structured, repeatable framework for deploying </w:t>
      </w:r>
      <w:r w:rsidR="005655F9">
        <w:t>the Anaplan</w:t>
      </w:r>
      <w:r>
        <w:t xml:space="preserve"> Territory &amp; Quota </w:t>
      </w:r>
      <w:r w:rsidR="54422D13">
        <w:t>Planning</w:t>
      </w:r>
      <w:r>
        <w:t xml:space="preserve"> (T&amp;Q) </w:t>
      </w:r>
      <w:r w:rsidR="1FA05819">
        <w:t>A</w:t>
      </w:r>
      <w:r>
        <w:t>pplication. It is intended to help Anaplan professional services teams and certified partners deliver successful, high-quality implementations of the out-of-the-box (OOTB) solution</w:t>
      </w:r>
      <w:r w:rsidR="005655F9">
        <w:t xml:space="preserve"> — </w:t>
      </w:r>
      <w:r>
        <w:t>while allowing flexibility for customer-specific extensions.</w:t>
      </w:r>
      <w:r>
        <w:br/>
      </w:r>
      <w:r>
        <w:br/>
      </w:r>
      <w:r>
        <w:t>The guide focuses on the how of implementation: what to configure, when to engage stakeholders, how to manage dependencies, and what deliverables to expect at each stage.</w:t>
      </w:r>
    </w:p>
    <w:p w:rsidR="00611651" w:rsidP="00EB429D" w:rsidRDefault="00284C30" w14:paraId="61685168" w14:textId="01068937">
      <w:pPr>
        <w:pStyle w:val="2-Header2"/>
      </w:pPr>
      <w:bookmarkStart w:name="_Toc199751299" w:id="124"/>
      <w:bookmarkStart w:name="_Toc203482572" w:id="125"/>
      <w:r>
        <w:t xml:space="preserve">What </w:t>
      </w:r>
      <w:r w:rsidR="00DA774D">
        <w:t>t</w:t>
      </w:r>
      <w:r>
        <w:t xml:space="preserve">his </w:t>
      </w:r>
      <w:r w:rsidR="00DA774D">
        <w:t>g</w:t>
      </w:r>
      <w:r>
        <w:t xml:space="preserve">uide </w:t>
      </w:r>
      <w:r w:rsidR="00DA774D">
        <w:t>c</w:t>
      </w:r>
      <w:r>
        <w:t>overs</w:t>
      </w:r>
      <w:bookmarkEnd w:id="124"/>
      <w:bookmarkEnd w:id="125"/>
    </w:p>
    <w:p w:rsidR="00611651" w:rsidRDefault="00284C30" w14:paraId="7A07E4A2" w14:textId="77777777">
      <w:r>
        <w:t>This guide will help project teams:</w:t>
      </w:r>
    </w:p>
    <w:p w:rsidR="00611651" w:rsidP="30B466D0" w:rsidRDefault="00284C30" w14:paraId="1BDB2399" w14:textId="04826EC9">
      <w:pPr>
        <w:pStyle w:val="5-NormalwithBulletedList"/>
        <w:numPr>
          <w:ilvl w:val="0"/>
          <w:numId w:val="2"/>
        </w:numPr>
      </w:pPr>
      <w:r w:rsidRPr="30B466D0">
        <w:rPr>
          <w:rFonts w:asciiTheme="minorHAnsi" w:hAnsiTheme="minorHAnsi" w:cstheme="minorBidi"/>
          <w:color w:val="0A2F46" w:themeColor="text2"/>
        </w:rPr>
        <w:t xml:space="preserve">Understand the T&amp;Q </w:t>
      </w:r>
      <w:r w:rsidRPr="30B466D0" w:rsidR="005655F9">
        <w:rPr>
          <w:rFonts w:asciiTheme="minorHAnsi" w:hAnsiTheme="minorHAnsi" w:cstheme="minorBidi"/>
          <w:color w:val="0A2F46" w:themeColor="text2"/>
        </w:rPr>
        <w:t>application's</w:t>
      </w:r>
      <w:r w:rsidRPr="30B466D0">
        <w:rPr>
          <w:rFonts w:asciiTheme="minorHAnsi" w:hAnsiTheme="minorHAnsi" w:cstheme="minorBidi"/>
          <w:color w:val="0A2F46" w:themeColor="text2"/>
        </w:rPr>
        <w:t xml:space="preserve"> supported use cases and business value</w:t>
      </w:r>
    </w:p>
    <w:p w:rsidR="00611651" w:rsidP="30B466D0" w:rsidRDefault="00284C30" w14:paraId="40F16B17" w14:textId="77777777">
      <w:pPr>
        <w:pStyle w:val="5-NormalwithBulletedList"/>
        <w:numPr>
          <w:ilvl w:val="0"/>
          <w:numId w:val="2"/>
        </w:numPr>
      </w:pPr>
      <w:r w:rsidRPr="30B466D0">
        <w:rPr>
          <w:rFonts w:asciiTheme="minorHAnsi" w:hAnsiTheme="minorHAnsi" w:cstheme="minorBidi"/>
          <w:color w:val="0A2F46" w:themeColor="text2"/>
        </w:rPr>
        <w:t>Prepare required data and stakeholder alignment before kickoff</w:t>
      </w:r>
    </w:p>
    <w:p w:rsidR="00611651" w:rsidP="30B466D0" w:rsidRDefault="00284C30" w14:paraId="08A62847" w14:textId="77777777">
      <w:pPr>
        <w:pStyle w:val="5-NormalwithBulletedList"/>
        <w:numPr>
          <w:ilvl w:val="0"/>
          <w:numId w:val="2"/>
        </w:numPr>
      </w:pPr>
      <w:r>
        <w:t>Execute each implementation phase using best practices</w:t>
      </w:r>
    </w:p>
    <w:p w:rsidR="00611651" w:rsidP="30B466D0" w:rsidRDefault="00284C30" w14:paraId="6963D3E1" w14:textId="55E08F5A">
      <w:pPr>
        <w:pStyle w:val="5-NormalwithBulletedList"/>
        <w:numPr>
          <w:ilvl w:val="0"/>
          <w:numId w:val="2"/>
        </w:numPr>
      </w:pPr>
      <w:r>
        <w:t>Configure and test core T&amp;Q app</w:t>
      </w:r>
      <w:r w:rsidR="005655F9">
        <w:t>lication</w:t>
      </w:r>
      <w:r>
        <w:t xml:space="preserve"> components</w:t>
      </w:r>
    </w:p>
    <w:p w:rsidR="00284C30" w:rsidP="30B466D0" w:rsidRDefault="00284C30" w14:paraId="1B8B7557" w14:textId="3C9F3791">
      <w:pPr>
        <w:pStyle w:val="5-NormalwithBulletedList"/>
        <w:numPr>
          <w:ilvl w:val="0"/>
          <w:numId w:val="2"/>
        </w:numPr>
      </w:pPr>
      <w:r>
        <w:t>Support post-launch governance, adjustments, and rollovers</w:t>
      </w:r>
    </w:p>
    <w:p w:rsidR="00611651" w:rsidP="1D02CF83" w:rsidRDefault="00284C30" w14:paraId="44C0EBAB" w14:textId="77777777">
      <w:r>
        <w:t>The guide includes:</w:t>
      </w:r>
    </w:p>
    <w:p w:rsidR="00611651" w:rsidP="00EB429D" w:rsidRDefault="00284C30" w14:paraId="381DE121" w14:textId="77777777">
      <w:pPr>
        <w:pStyle w:val="5-NormalwithBulletedList"/>
      </w:pPr>
      <w:r>
        <w:t>Detailed phase-by-phase implementation walkthroughs</w:t>
      </w:r>
    </w:p>
    <w:p w:rsidR="00611651" w:rsidP="00EB429D" w:rsidRDefault="00284C30" w14:paraId="6D5278F1" w14:textId="77777777">
      <w:pPr>
        <w:pStyle w:val="5-NormalwithBulletedList"/>
      </w:pPr>
      <w:r>
        <w:t>Role-based walkthroughs for end users and admins</w:t>
      </w:r>
    </w:p>
    <w:p w:rsidR="00611651" w:rsidP="00EB429D" w:rsidRDefault="00284C30" w14:paraId="0FF69A1C" w14:textId="77777777">
      <w:pPr>
        <w:pStyle w:val="5-NormalwithBulletedList"/>
      </w:pPr>
      <w:r>
        <w:t>Sample templates, diagrams, and outputs</w:t>
      </w:r>
    </w:p>
    <w:p w:rsidR="00611651" w:rsidP="00EB429D" w:rsidRDefault="00284C30" w14:paraId="0282CEA9" w14:textId="77777777">
      <w:pPr>
        <w:pStyle w:val="5-NormalwithBulletedList"/>
      </w:pPr>
      <w:r>
        <w:t>Common risks and mitigation strategies</w:t>
      </w:r>
    </w:p>
    <w:p w:rsidRPr="00072ABD" w:rsidR="00611651" w:rsidP="30B466D0" w:rsidRDefault="00F71B0F" w14:paraId="6F3EDC7E" w14:textId="6D99C65C">
      <w:pPr>
        <w:pStyle w:val="2-Header2"/>
      </w:pPr>
      <w:bookmarkStart w:name="_Toc203482573" w:id="126"/>
      <w:bookmarkStart w:name="_Toc199751300" w:id="127"/>
      <w:r w:rsidRPr="30B466D0">
        <w:t>What this guide doesn't cover</w:t>
      </w:r>
      <w:bookmarkEnd w:id="126"/>
      <w:bookmarkEnd w:id="127"/>
    </w:p>
    <w:p w:rsidR="00611651" w:rsidRDefault="00284C30" w14:paraId="599DC955" w14:textId="77777777">
      <w:r>
        <w:t>This guide assumes the reader already understands:</w:t>
      </w:r>
    </w:p>
    <w:p w:rsidRPr="00072ABD" w:rsidR="00611651" w:rsidP="00072ABD" w:rsidRDefault="00284C30" w14:paraId="1541A084" w14:textId="77777777">
      <w:pPr>
        <w:pStyle w:val="5-NormalwithBulletedList"/>
      </w:pPr>
      <w:r w:rsidRPr="00072ABD">
        <w:t>General Anaplan modeling and workspace setup</w:t>
      </w:r>
    </w:p>
    <w:p w:rsidRPr="00072ABD" w:rsidR="00611651" w:rsidP="30B466D0" w:rsidRDefault="00284C30" w14:paraId="11B7AB3E" w14:textId="77777777">
      <w:pPr>
        <w:pStyle w:val="5-NormalwithBulletedList"/>
      </w:pPr>
      <w:r>
        <w:t>Anaplan Data Hub practices</w:t>
      </w:r>
    </w:p>
    <w:p w:rsidRPr="00072ABD" w:rsidR="00611651" w:rsidP="30B466D0" w:rsidRDefault="00284C30" w14:paraId="4E312158" w14:textId="52C91C02">
      <w:pPr>
        <w:pStyle w:val="5-NormalwithBulletedList"/>
      </w:pPr>
      <w:r>
        <w:t>How to build or maintain import actions, modules, and lists</w:t>
      </w:r>
    </w:p>
    <w:p w:rsidR="1D02CF83" w:rsidP="1D02CF83" w:rsidRDefault="1D02CF83" w14:paraId="63E044CF" w14:textId="50C7AFC4">
      <w:pPr>
        <w:pStyle w:val="5-NormalwithBulletedList"/>
        <w:numPr>
          <w:ilvl w:val="0"/>
          <w:numId w:val="0"/>
        </w:numPr>
      </w:pPr>
    </w:p>
    <w:p w:rsidRPr="00072ABD" w:rsidR="00611651" w:rsidP="1D02CF83" w:rsidRDefault="00284C30" w14:paraId="4DD9132C" w14:textId="360AF0D9">
      <w:r>
        <w:t xml:space="preserve">It </w:t>
      </w:r>
      <w:r w:rsidR="67DCD45C">
        <w:t xml:space="preserve">is </w:t>
      </w:r>
      <w:r w:rsidR="77848FB0">
        <w:t>NOT</w:t>
      </w:r>
      <w:r>
        <w:t xml:space="preserve"> intended to:</w:t>
      </w:r>
    </w:p>
    <w:p w:rsidRPr="00072ABD" w:rsidR="00611651" w:rsidP="00072ABD" w:rsidRDefault="00284C30" w14:paraId="1BC14F89" w14:textId="77777777">
      <w:pPr>
        <w:pStyle w:val="5-NormalwithBulletedList"/>
      </w:pPr>
      <w:r w:rsidRPr="00072ABD">
        <w:t>Replace formal Anaplan training</w:t>
      </w:r>
    </w:p>
    <w:p w:rsidRPr="00072ABD" w:rsidR="00611651" w:rsidP="00072ABD" w:rsidRDefault="00284C30" w14:paraId="6214F85C" w14:textId="0F86B2F1">
      <w:pPr>
        <w:pStyle w:val="5-NormalwithBulletedList"/>
      </w:pPr>
      <w:r w:rsidRPr="00072ABD">
        <w:t>Teach custom solution design outside the standard T&amp;Q app</w:t>
      </w:r>
      <w:r w:rsidRPr="00072ABD" w:rsidR="005655F9">
        <w:t>lication</w:t>
      </w:r>
    </w:p>
    <w:p w:rsidRPr="00072ABD" w:rsidR="00611651" w:rsidP="30B466D0" w:rsidRDefault="00284C30" w14:paraId="5988C719" w14:textId="5F8B1CD2">
      <w:pPr>
        <w:pStyle w:val="5-NormalwithBulletedList"/>
        <w:numPr>
          <w:ilvl w:val="0"/>
          <w:numId w:val="0"/>
        </w:numPr>
      </w:pPr>
      <w:r>
        <w:t>Cover third-party integration platform configuration (</w:t>
      </w:r>
      <w:r w:rsidRPr="30B466D0" w:rsidR="00B80A9B">
        <w:rPr>
          <w:color w:val="0A2F46" w:themeColor="text2"/>
        </w:rPr>
        <w:t>for example</w:t>
      </w:r>
      <w:r>
        <w:t>, Boomi, MuleSoft)</w:t>
      </w:r>
    </w:p>
    <w:p w:rsidR="00611651" w:rsidP="00072ABD" w:rsidRDefault="00284C30" w14:paraId="6F4AF693" w14:textId="6CEABEB6">
      <w:pPr>
        <w:pStyle w:val="2-Header2"/>
      </w:pPr>
      <w:bookmarkStart w:name="_Toc199751301" w:id="128"/>
      <w:bookmarkStart w:name="_Toc203482574" w:id="129"/>
      <w:r>
        <w:t xml:space="preserve">Intended </w:t>
      </w:r>
      <w:bookmarkEnd w:id="128"/>
      <w:bookmarkEnd w:id="129"/>
      <w:r w:rsidR="006C4F9E">
        <w:t>audience</w:t>
      </w:r>
    </w:p>
    <w:p w:rsidR="00611651" w:rsidRDefault="00284C30" w14:paraId="29E26635" w14:textId="77777777">
      <w:r>
        <w:t>This guide is intended for:</w:t>
      </w:r>
    </w:p>
    <w:p w:rsidRPr="00072ABD" w:rsidR="00611651" w:rsidP="00072ABD" w:rsidRDefault="00284C30" w14:paraId="6D77BC05" w14:textId="77777777">
      <w:pPr>
        <w:pStyle w:val="5-NormalwithBulletedList"/>
      </w:pPr>
      <w:r w:rsidRPr="00072ABD">
        <w:t>Anaplan Professional Services Consultants and Solution Architects</w:t>
      </w:r>
    </w:p>
    <w:p w:rsidRPr="00072ABD" w:rsidR="00611651" w:rsidP="30B466D0" w:rsidRDefault="00284C30" w14:paraId="2574F192" w14:textId="77777777">
      <w:pPr>
        <w:pStyle w:val="5-NormalwithBulletedList"/>
        <w:numPr>
          <w:ilvl w:val="0"/>
          <w:numId w:val="0"/>
        </w:numPr>
      </w:pPr>
      <w:r>
        <w:t>Certified Anaplan Implementation Partners</w:t>
      </w:r>
    </w:p>
    <w:p w:rsidR="30B466D0" w:rsidP="30B466D0" w:rsidRDefault="30B466D0" w14:paraId="2979D605" w14:textId="32C3BA80">
      <w:pPr>
        <w:pStyle w:val="5-NormalwithBulletedList"/>
        <w:numPr>
          <w:ilvl w:val="0"/>
          <w:numId w:val="0"/>
        </w:numPr>
        <w:ind w:left="720"/>
      </w:pPr>
    </w:p>
    <w:p w:rsidRPr="00072ABD" w:rsidR="00611651" w:rsidP="30B466D0" w:rsidRDefault="00284C30" w14:paraId="12643B4B" w14:textId="77777777">
      <w:pPr>
        <w:pStyle w:val="5-NormalwithBulletedList"/>
        <w:numPr>
          <w:ilvl w:val="0"/>
          <w:numId w:val="0"/>
        </w:numPr>
      </w:pPr>
      <w:r>
        <w:t>All users of this guide are expected to be proficient in:</w:t>
      </w:r>
    </w:p>
    <w:p w:rsidRPr="00072ABD" w:rsidR="00611651" w:rsidP="00072ABD" w:rsidRDefault="00284C30" w14:paraId="2A436A23" w14:textId="77777777">
      <w:pPr>
        <w:pStyle w:val="5-NormalwithBulletedList"/>
      </w:pPr>
      <w:r w:rsidRPr="00072ABD">
        <w:t>Core Anaplan modeling techniques</w:t>
      </w:r>
    </w:p>
    <w:p w:rsidRPr="00072ABD" w:rsidR="00611651" w:rsidP="00072ABD" w:rsidRDefault="00284C30" w14:paraId="774B9BE6" w14:textId="77777777">
      <w:pPr>
        <w:pStyle w:val="5-NormalwithBulletedList"/>
      </w:pPr>
      <w:r w:rsidRPr="00072ABD">
        <w:t>UX app building</w:t>
      </w:r>
    </w:p>
    <w:p w:rsidRPr="00072ABD" w:rsidR="00611651" w:rsidP="00072ABD" w:rsidRDefault="00284C30" w14:paraId="2AA8C8EE" w14:textId="77777777">
      <w:pPr>
        <w:pStyle w:val="5-NormalwithBulletedList"/>
      </w:pPr>
      <w:r w:rsidRPr="00072ABD">
        <w:t>Import/export and integration design</w:t>
      </w:r>
    </w:p>
    <w:p w:rsidRPr="00072ABD" w:rsidR="00611651" w:rsidP="00072ABD" w:rsidRDefault="00284C30" w14:paraId="28312E66" w14:textId="77777777">
      <w:pPr>
        <w:pStyle w:val="5-NormalwithBulletedList"/>
      </w:pPr>
      <w:r w:rsidRPr="00072ABD">
        <w:t>Customer-facing delivery and project lifecycle management</w:t>
      </w:r>
    </w:p>
    <w:p w:rsidR="00611651" w:rsidRDefault="00284C30" w14:paraId="01CDD407" w14:textId="77777777">
      <w:r>
        <w:br w:type="page"/>
      </w:r>
    </w:p>
    <w:p w:rsidRPr="00072ABD" w:rsidR="00611651" w:rsidP="00072ABD" w:rsidRDefault="00284C30" w14:paraId="504BC345" w14:textId="4996303F">
      <w:pPr>
        <w:pStyle w:val="1-Header1"/>
      </w:pPr>
      <w:bookmarkStart w:name="_Toc203482575" w:id="130"/>
      <w:r w:rsidRPr="00072ABD">
        <w:t>Territory &amp; Quota Planning Overview</w:t>
      </w:r>
      <w:bookmarkEnd w:id="130"/>
    </w:p>
    <w:p w:rsidRPr="00072ABD" w:rsidR="00611651" w:rsidP="30B466D0" w:rsidRDefault="00284C30" w14:paraId="058F06CA" w14:textId="4B3C8FFD">
      <w:pPr>
        <w:pStyle w:val="2-Header2"/>
      </w:pPr>
      <w:bookmarkStart w:name="_Toc199751302" w:id="131"/>
      <w:bookmarkStart w:name="_Toc203482576" w:id="132"/>
      <w:r>
        <w:t xml:space="preserve">Business </w:t>
      </w:r>
      <w:bookmarkEnd w:id="131"/>
      <w:bookmarkEnd w:id="132"/>
      <w:r w:rsidR="006C4F9E">
        <w:t>context</w:t>
      </w:r>
    </w:p>
    <w:p w:rsidRPr="00072ABD" w:rsidR="00611651" w:rsidP="00072ABD" w:rsidRDefault="005655F9" w14:paraId="5B0419E5" w14:textId="589EC94B">
      <w:r w:rsidRPr="1D02CF83">
        <w:rPr>
          <w:color w:val="000000"/>
        </w:rPr>
        <w:t>The Anaplan</w:t>
      </w:r>
      <w:r>
        <w:t xml:space="preserve"> Territory &amp; Quota (T&amp;Q) </w:t>
      </w:r>
      <w:r w:rsidR="30756F3A">
        <w:t xml:space="preserve">Planning </w:t>
      </w:r>
      <w:r>
        <w:t>Application enables scalable and repeatable sales planning across territory design, quota setting, and resource alignment. The solution supports annual planning cycles as well as in-year adjustments, all within a unified model and guided setup flow.</w:t>
      </w:r>
      <w:r>
        <w:br/>
      </w:r>
      <w:r>
        <w:br/>
      </w:r>
      <w:r>
        <w:t>By consolidating complex spreadsheet workflows into a centralized platform, the application allows revenue teams to improve planning accuracy, accelerate turnaround time, and better align sales efforts with market opportunity.</w:t>
      </w:r>
    </w:p>
    <w:p w:rsidR="00611651" w:rsidP="00072ABD" w:rsidRDefault="00284C30" w14:paraId="47624DF8" w14:textId="2912A091">
      <w:pPr>
        <w:pStyle w:val="2-Header2"/>
      </w:pPr>
      <w:bookmarkStart w:name="_Toc199751303" w:id="133"/>
      <w:bookmarkStart w:name="_Toc203482577" w:id="134"/>
      <w:r>
        <w:t xml:space="preserve">Planning </w:t>
      </w:r>
      <w:r w:rsidR="006C4F9E">
        <w:t xml:space="preserve">process </w:t>
      </w:r>
      <w:bookmarkEnd w:id="133"/>
      <w:bookmarkEnd w:id="134"/>
      <w:r w:rsidR="006C4F9E">
        <w:t>overview</w:t>
      </w:r>
    </w:p>
    <w:p w:rsidR="00611651" w:rsidRDefault="00284C30" w14:paraId="2155EC87" w14:textId="7E56C6B0">
      <w:r>
        <w:t xml:space="preserve">The T&amp;Q Application supports a structured, iterative planning process, from initial setup through quota allocation and downstream deployment. The process is anchored by guided setup, flexible configuration, and </w:t>
      </w:r>
      <w:r w:rsidRPr="30B466D0" w:rsidR="00B80A9B">
        <w:rPr>
          <w:color w:val="0A2F46" w:themeColor="text2"/>
        </w:rPr>
        <w:t>a focus</w:t>
      </w:r>
      <w:r>
        <w:t xml:space="preserve"> on scenario validation before committing structural changes to account and rep assignments.</w:t>
      </w:r>
    </w:p>
    <w:tbl>
      <w:tblPr>
        <w:tblStyle w:val="Runbook-Table"/>
        <w:tblW w:w="10800" w:type="dxa"/>
        <w:tblInd w:w="-5" w:type="dxa"/>
        <w:tblLook w:val="04A0" w:firstRow="1" w:lastRow="0" w:firstColumn="1" w:lastColumn="0" w:noHBand="0" w:noVBand="1"/>
      </w:tblPr>
      <w:tblGrid>
        <w:gridCol w:w="4111"/>
        <w:gridCol w:w="6689"/>
      </w:tblGrid>
      <w:tr w:rsidR="00611651" w:rsidTr="30B466D0" w14:paraId="052A48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111" w:type="dxa"/>
          </w:tcPr>
          <w:p w:rsidRPr="00072ABD" w:rsidR="00611651" w:rsidP="00073A7C" w:rsidRDefault="00284C30" w14:paraId="785FAAD1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Process</w:t>
            </w:r>
          </w:p>
        </w:tc>
        <w:tc>
          <w:tcPr>
            <w:tcW w:w="6689" w:type="dxa"/>
          </w:tcPr>
          <w:p w:rsidRPr="00072ABD" w:rsidR="00611651" w:rsidP="00073A7C" w:rsidRDefault="00284C30" w14:paraId="0929017A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Description</w:t>
            </w:r>
          </w:p>
        </w:tc>
      </w:tr>
      <w:tr w:rsidR="00611651" w:rsidTr="30B466D0" w14:paraId="62BE2A2A" w14:textId="77777777">
        <w:trPr>
          <w:trHeight w:val="300"/>
        </w:trPr>
        <w:tc>
          <w:tcPr>
            <w:tcW w:w="4111" w:type="dxa"/>
          </w:tcPr>
          <w:p w:rsidR="00611651" w:rsidP="30B466D0" w:rsidRDefault="00284C30" w14:paraId="421978C0" w14:textId="3C086842">
            <w:pPr>
              <w:ind w:left="0"/>
              <w:rPr>
                <w:color w:val="0A2F46" w:themeColor="text2"/>
              </w:rPr>
            </w:pPr>
            <w:r>
              <w:t xml:space="preserve">1. </w:t>
            </w:r>
            <w:r w:rsidRPr="30B466D0" w:rsidR="3AA8F19F">
              <w:rPr>
                <w:color w:val="0A2F46" w:themeColor="text2"/>
              </w:rPr>
              <w:t>Configure sales hierarchy and roles</w:t>
            </w:r>
            <w:r>
              <w:tab/>
            </w:r>
          </w:p>
        </w:tc>
        <w:tc>
          <w:tcPr>
            <w:tcW w:w="6689" w:type="dxa"/>
          </w:tcPr>
          <w:p w:rsidR="00611651" w:rsidP="1D02CF83" w:rsidRDefault="00284C30" w14:paraId="663A3989" w14:textId="77777777">
            <w:pPr>
              <w:ind w:left="0"/>
            </w:pPr>
            <w:r>
              <w:t>Define or refine your territory hierarchy levels and sales roles. Use guided setup to structure relationships between regions, areas, and territories.</w:t>
            </w:r>
          </w:p>
        </w:tc>
      </w:tr>
      <w:tr w:rsidR="00611651" w:rsidTr="30B466D0" w14:paraId="14EF5192" w14:textId="77777777">
        <w:trPr>
          <w:trHeight w:val="300"/>
        </w:trPr>
        <w:tc>
          <w:tcPr>
            <w:tcW w:w="4111" w:type="dxa"/>
          </w:tcPr>
          <w:p w:rsidR="00611651" w:rsidP="1D02CF83" w:rsidRDefault="00284C30" w14:paraId="34646E97" w14:textId="37195021">
            <w:pPr>
              <w:ind w:left="0"/>
            </w:pPr>
            <w:r>
              <w:t xml:space="preserve">2. Build </w:t>
            </w:r>
            <w:r w:rsidR="006C4F9E">
              <w:t xml:space="preserve">territory structure </w:t>
            </w:r>
            <w:r w:rsidR="00F541FE">
              <w:t>and</w:t>
            </w:r>
            <w:r>
              <w:t xml:space="preserve"> </w:t>
            </w:r>
            <w:r w:rsidR="006C4F9E">
              <w:t xml:space="preserve">assign </w:t>
            </w:r>
            <w:r>
              <w:t>Accounts</w:t>
            </w:r>
          </w:p>
        </w:tc>
        <w:tc>
          <w:tcPr>
            <w:tcW w:w="6689" w:type="dxa"/>
          </w:tcPr>
          <w:p w:rsidR="00611651" w:rsidP="1D02CF83" w:rsidRDefault="00284C30" w14:paraId="0BF36ED3" w14:textId="77777777">
            <w:pPr>
              <w:ind w:left="0"/>
            </w:pPr>
            <w:r>
              <w:t>Assign accounts to territories using rule-based logic or manual overrides. Dashboards support geo-mapping and conflict resolution.</w:t>
            </w:r>
          </w:p>
        </w:tc>
      </w:tr>
      <w:tr w:rsidR="00611651" w:rsidTr="30B466D0" w14:paraId="4DF5E5CB" w14:textId="77777777">
        <w:trPr>
          <w:trHeight w:val="300"/>
        </w:trPr>
        <w:tc>
          <w:tcPr>
            <w:tcW w:w="4111" w:type="dxa"/>
          </w:tcPr>
          <w:p w:rsidR="00611651" w:rsidP="1D02CF83" w:rsidRDefault="00284C30" w14:paraId="3C191B5E" w14:textId="249BDBE0">
            <w:pPr>
              <w:ind w:left="0"/>
            </w:pPr>
            <w:r>
              <w:t xml:space="preserve">3. Run </w:t>
            </w:r>
            <w:r w:rsidR="006C4F9E">
              <w:t xml:space="preserve">scenario planning </w:t>
            </w:r>
            <w:r>
              <w:t xml:space="preserve">for </w:t>
            </w:r>
            <w:r w:rsidR="006C4F9E">
              <w:t>carving</w:t>
            </w:r>
          </w:p>
        </w:tc>
        <w:tc>
          <w:tcPr>
            <w:tcW w:w="6689" w:type="dxa"/>
          </w:tcPr>
          <w:p w:rsidR="00611651" w:rsidP="1D02CF83" w:rsidRDefault="00284C30" w14:paraId="2A3BAA02" w14:textId="77777777">
            <w:pPr>
              <w:ind w:left="0"/>
            </w:pPr>
            <w:r>
              <w:t>Model territory redistribution scenarios. Visualize account shifts and workload impact before making structural changes to account assignments.</w:t>
            </w:r>
          </w:p>
        </w:tc>
      </w:tr>
      <w:tr w:rsidR="00611651" w:rsidTr="30B466D0" w14:paraId="7B2776ED" w14:textId="77777777">
        <w:trPr>
          <w:trHeight w:val="300"/>
        </w:trPr>
        <w:tc>
          <w:tcPr>
            <w:tcW w:w="4111" w:type="dxa"/>
          </w:tcPr>
          <w:p w:rsidR="00611651" w:rsidP="1D02CF83" w:rsidRDefault="00284C30" w14:paraId="6D7D7921" w14:textId="1F042B46">
            <w:pPr>
              <w:ind w:left="0"/>
            </w:pPr>
            <w:r>
              <w:t xml:space="preserve">4. Allocate </w:t>
            </w:r>
            <w:r w:rsidR="006C4F9E">
              <w:t>top</w:t>
            </w:r>
            <w:r>
              <w:t>-</w:t>
            </w:r>
            <w:r w:rsidR="006C4F9E">
              <w:t>down targets</w:t>
            </w:r>
          </w:p>
        </w:tc>
        <w:tc>
          <w:tcPr>
            <w:tcW w:w="6689" w:type="dxa"/>
          </w:tcPr>
          <w:p w:rsidR="00611651" w:rsidP="1D02CF83" w:rsidRDefault="00284C30" w14:paraId="019CE5C5" w14:textId="47DA39DA">
            <w:pPr>
              <w:ind w:left="0"/>
            </w:pPr>
            <w:r>
              <w:t xml:space="preserve">Import corporate targets and allocate to operational levels using methods </w:t>
            </w:r>
            <w:r w:rsidR="005655F9">
              <w:t xml:space="preserve">such as </w:t>
            </w:r>
            <w:r w:rsidRPr="30B466D0" w:rsidR="3AA8F19F">
              <w:rPr>
                <w:color w:val="0A2F46" w:themeColor="text2"/>
              </w:rPr>
              <w:t>historical</w:t>
            </w:r>
            <w:r>
              <w:t>, potential, or addressable market.</w:t>
            </w:r>
          </w:p>
        </w:tc>
      </w:tr>
      <w:tr w:rsidR="00611651" w:rsidTr="30B466D0" w14:paraId="2CDC74C7" w14:textId="77777777">
        <w:trPr>
          <w:trHeight w:val="300"/>
        </w:trPr>
        <w:tc>
          <w:tcPr>
            <w:tcW w:w="4111" w:type="dxa"/>
          </w:tcPr>
          <w:p w:rsidR="00611651" w:rsidP="1D02CF83" w:rsidRDefault="00284C30" w14:paraId="340A636D" w14:textId="495E191B">
            <w:pPr>
              <w:ind w:left="0"/>
            </w:pPr>
            <w:r>
              <w:t xml:space="preserve">5. Assign </w:t>
            </w:r>
            <w:r w:rsidR="006C4F9E">
              <w:t xml:space="preserve">sales reps </w:t>
            </w:r>
            <w:r w:rsidR="00F541FE">
              <w:t>and</w:t>
            </w:r>
            <w:r>
              <w:t xml:space="preserve"> </w:t>
            </w:r>
            <w:r w:rsidR="006C4F9E">
              <w:t>overlays</w:t>
            </w:r>
          </w:p>
        </w:tc>
        <w:tc>
          <w:tcPr>
            <w:tcW w:w="6689" w:type="dxa"/>
          </w:tcPr>
          <w:p w:rsidR="00611651" w:rsidP="1D02CF83" w:rsidRDefault="00284C30" w14:paraId="0D951F3F" w14:textId="77777777">
            <w:pPr>
              <w:ind w:left="0"/>
            </w:pPr>
            <w:r>
              <w:t>Assign reps to territories with ramping, effective-dated logic, and overlay alignment. Track coverage gaps and upcoming capacity needs.</w:t>
            </w:r>
          </w:p>
        </w:tc>
      </w:tr>
      <w:tr w:rsidR="00611651" w:rsidTr="30B466D0" w14:paraId="433EFCB6" w14:textId="77777777">
        <w:trPr>
          <w:trHeight w:val="300"/>
        </w:trPr>
        <w:tc>
          <w:tcPr>
            <w:tcW w:w="4111" w:type="dxa"/>
          </w:tcPr>
          <w:p w:rsidR="00611651" w:rsidP="30B466D0" w:rsidRDefault="00284C30" w14:paraId="2078B54F" w14:textId="12FA3145">
            <w:pPr>
              <w:ind w:left="0"/>
              <w:rPr>
                <w:color w:val="0A2F46" w:themeColor="text2"/>
              </w:rPr>
            </w:pPr>
            <w:r>
              <w:t xml:space="preserve">6. </w:t>
            </w:r>
            <w:r w:rsidRPr="30B466D0" w:rsidR="1F5C26A3">
              <w:rPr>
                <w:color w:val="0A2F46" w:themeColor="text2"/>
              </w:rPr>
              <w:t xml:space="preserve">Set &amp; </w:t>
            </w:r>
            <w:r w:rsidRPr="30B466D0" w:rsidR="006C4F9E">
              <w:rPr>
                <w:color w:val="0A2F46" w:themeColor="text2"/>
              </w:rPr>
              <w:t>a</w:t>
            </w:r>
            <w:r w:rsidRPr="30B466D0" w:rsidR="1F5C26A3">
              <w:rPr>
                <w:color w:val="0A2F46" w:themeColor="text2"/>
              </w:rPr>
              <w:t>llocate quotas</w:t>
            </w:r>
            <w:r>
              <w:tab/>
            </w:r>
          </w:p>
        </w:tc>
        <w:tc>
          <w:tcPr>
            <w:tcW w:w="6689" w:type="dxa"/>
          </w:tcPr>
          <w:p w:rsidR="00611651" w:rsidP="1D02CF83" w:rsidRDefault="00284C30" w14:paraId="51D06852" w14:textId="77777777">
            <w:pPr>
              <w:ind w:left="0"/>
            </w:pPr>
            <w:r>
              <w:t>Calculate quotas at the rep level using flexible methods: ramping, product-level splits, role-based logic. Support overrides and exception cases.</w:t>
            </w:r>
          </w:p>
        </w:tc>
      </w:tr>
      <w:tr w:rsidR="00611651" w:rsidTr="30B466D0" w14:paraId="00280BFB" w14:textId="77777777">
        <w:trPr>
          <w:trHeight w:val="300"/>
        </w:trPr>
        <w:tc>
          <w:tcPr>
            <w:tcW w:w="4111" w:type="dxa"/>
          </w:tcPr>
          <w:p w:rsidR="00611651" w:rsidP="1D02CF83" w:rsidRDefault="00284C30" w14:paraId="6271B3AC" w14:textId="69CFA062">
            <w:pPr>
              <w:ind w:left="0"/>
            </w:pPr>
            <w:r>
              <w:t xml:space="preserve">7. Approvals &amp; </w:t>
            </w:r>
            <w:r w:rsidR="006C4F9E">
              <w:t>lockdown</w:t>
            </w:r>
          </w:p>
        </w:tc>
        <w:tc>
          <w:tcPr>
            <w:tcW w:w="6689" w:type="dxa"/>
          </w:tcPr>
          <w:p w:rsidR="00611651" w:rsidP="1D02CF83" w:rsidRDefault="00284C30" w14:paraId="3F06BA5B" w14:textId="77777777">
            <w:pPr>
              <w:ind w:left="0"/>
            </w:pPr>
            <w:r>
              <w:t>Route quota and assignment outputs through territory or regional review workflows. Lock finalized quotas for downstream consumption.</w:t>
            </w:r>
          </w:p>
        </w:tc>
      </w:tr>
      <w:tr w:rsidR="00611651" w:rsidTr="30B466D0" w14:paraId="318B0C92" w14:textId="77777777">
        <w:trPr>
          <w:trHeight w:val="300"/>
        </w:trPr>
        <w:tc>
          <w:tcPr>
            <w:tcW w:w="4111" w:type="dxa"/>
          </w:tcPr>
          <w:p w:rsidRPr="009B74C3" w:rsidR="00611651" w:rsidP="1D02CF83" w:rsidRDefault="00284C30" w14:paraId="1B604446" w14:textId="313D8F85">
            <w:pPr>
              <w:ind w:left="0"/>
              <w:rPr>
                <w:lang w:val="pt-PT"/>
                <w:rPrChange w:author="Unknown" w16du:dateUtc="2025-07-15T17:26:00Z" w:id="135">
                  <w:rPr/>
                </w:rPrChange>
              </w:rPr>
            </w:pPr>
            <w:r w:rsidRPr="009B74C3">
              <w:rPr>
                <w:lang w:val="pt-PT"/>
              </w:rPr>
              <w:t xml:space="preserve">8. Export </w:t>
            </w:r>
            <w:r w:rsidRPr="009B74C3" w:rsidR="006C4F9E">
              <w:rPr>
                <w:lang w:val="pt-PT"/>
              </w:rPr>
              <w:t>quota master file</w:t>
            </w:r>
            <w:r w:rsidRPr="009B74C3" w:rsidR="00C43D10">
              <w:rPr>
                <w:lang w:val="pt-PT"/>
              </w:rPr>
              <w:t xml:space="preserve"> (QMF)</w:t>
            </w:r>
          </w:p>
        </w:tc>
        <w:tc>
          <w:tcPr>
            <w:tcW w:w="6689" w:type="dxa"/>
          </w:tcPr>
          <w:p w:rsidR="00611651" w:rsidP="1D02CF83" w:rsidRDefault="00284C30" w14:paraId="5727EBB9" w14:textId="723333C6">
            <w:pPr>
              <w:ind w:left="0"/>
            </w:pPr>
            <w:r>
              <w:t xml:space="preserve">Finalize outputs for ICM, HR, and CRM systems. Export </w:t>
            </w:r>
            <w:r w:rsidR="00C43D10">
              <w:t>QMF</w:t>
            </w:r>
            <w:r>
              <w:t xml:space="preserve"> with rep-level targets and territory mapping.</w:t>
            </w:r>
          </w:p>
        </w:tc>
      </w:tr>
    </w:tbl>
    <w:p w:rsidR="00611651" w:rsidRDefault="00284C30" w14:paraId="3E6E1A40" w14:textId="77777777">
      <w:r>
        <w:br w:type="page"/>
      </w:r>
    </w:p>
    <w:p w:rsidR="00611651" w:rsidP="00072ABD" w:rsidRDefault="00284C30" w14:paraId="20F1E198" w14:textId="40E07710">
      <w:pPr>
        <w:pStyle w:val="1-Header1"/>
      </w:pPr>
      <w:bookmarkStart w:name="_Toc203482578" w:id="136"/>
      <w:r>
        <w:t xml:space="preserve">Pre-Implementation </w:t>
      </w:r>
      <w:bookmarkEnd w:id="136"/>
      <w:r w:rsidR="006C4F9E">
        <w:t>checklist</w:t>
      </w:r>
    </w:p>
    <w:p w:rsidR="00611651" w:rsidP="30B466D0" w:rsidRDefault="00284C30" w14:paraId="7A683D9C" w14:textId="7CA13085">
      <w:pPr>
        <w:pStyle w:val="2-Header2"/>
      </w:pPr>
      <w:bookmarkStart w:name="_Toc199751304" w:id="137"/>
      <w:bookmarkStart w:name="_Toc203482579" w:id="138"/>
      <w:r>
        <w:t xml:space="preserve">Stakeholder </w:t>
      </w:r>
      <w:bookmarkEnd w:id="137"/>
      <w:bookmarkEnd w:id="138"/>
      <w:r w:rsidR="006C4F9E">
        <w:t>alignment</w:t>
      </w:r>
    </w:p>
    <w:p w:rsidR="00611651" w:rsidRDefault="00284C30" w14:paraId="0C108F1F" w14:textId="5FD5AC4C">
      <w:r>
        <w:t xml:space="preserve">Before configuration begins, ensure that key stakeholders are aligned on planning ownership, planning </w:t>
      </w:r>
      <w:r w:rsidRPr="30B466D0" w:rsidR="00580C67">
        <w:rPr>
          <w:color w:val="0A2F46" w:themeColor="text2"/>
        </w:rPr>
        <w:t>methods</w:t>
      </w:r>
      <w:r>
        <w:t>, and rapid decision-making responsibilities.</w:t>
      </w:r>
    </w:p>
    <w:tbl>
      <w:tblPr>
        <w:tblStyle w:val="Runbook-Table"/>
        <w:tblW w:w="10800" w:type="dxa"/>
        <w:tblInd w:w="-5" w:type="dxa"/>
        <w:tblLook w:val="04A0" w:firstRow="1" w:lastRow="0" w:firstColumn="1" w:lastColumn="0" w:noHBand="0" w:noVBand="1"/>
      </w:tblPr>
      <w:tblGrid>
        <w:gridCol w:w="4320"/>
        <w:gridCol w:w="6480"/>
      </w:tblGrid>
      <w:tr w:rsidR="00611651" w:rsidTr="30B466D0" w14:paraId="76FB45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:rsidRPr="00072ABD" w:rsidR="00611651" w:rsidP="00073A7C" w:rsidRDefault="00284C30" w14:paraId="724F5F11" w14:textId="77777777">
            <w:pPr>
              <w:ind w:left="26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Role</w:t>
            </w:r>
          </w:p>
        </w:tc>
        <w:tc>
          <w:tcPr>
            <w:tcW w:w="6480" w:type="dxa"/>
          </w:tcPr>
          <w:p w:rsidRPr="00072ABD" w:rsidR="00611651" w:rsidP="00073A7C" w:rsidRDefault="00284C30" w14:paraId="69FF01F7" w14:textId="77777777">
            <w:pPr>
              <w:ind w:left="26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Responsibility</w:t>
            </w:r>
          </w:p>
        </w:tc>
      </w:tr>
      <w:tr w:rsidR="00611651" w:rsidTr="30B466D0" w14:paraId="5AEF0C94" w14:textId="77777777">
        <w:tc>
          <w:tcPr>
            <w:tcW w:w="4320" w:type="dxa"/>
          </w:tcPr>
          <w:p w:rsidR="00611651" w:rsidP="1D02CF83" w:rsidRDefault="00284C30" w14:paraId="2095329C" w14:textId="2A6852E0">
            <w:pPr>
              <w:ind w:left="0"/>
            </w:pPr>
            <w:r>
              <w:t xml:space="preserve">Executive </w:t>
            </w:r>
            <w:r w:rsidR="00F1B975">
              <w:t>sponsor</w:t>
            </w:r>
          </w:p>
        </w:tc>
        <w:tc>
          <w:tcPr>
            <w:tcW w:w="6480" w:type="dxa"/>
          </w:tcPr>
          <w:p w:rsidR="00611651" w:rsidP="1D02CF83" w:rsidRDefault="00284C30" w14:paraId="16C33C5A" w14:textId="6F0F2B13">
            <w:pPr>
              <w:ind w:left="0"/>
            </w:pPr>
            <w:r>
              <w:t>Confirms number of planning measures (</w:t>
            </w:r>
            <w:r w:rsidRPr="30B466D0" w:rsidR="00580C67">
              <w:rPr>
                <w:color w:val="0A2F46" w:themeColor="text2"/>
              </w:rPr>
              <w:t>for example</w:t>
            </w:r>
            <w:r>
              <w:t>, New Business, Expansion), provides strategic alignment, and supports rapid decision-making to unblock the team during implementation</w:t>
            </w:r>
          </w:p>
        </w:tc>
      </w:tr>
      <w:tr w:rsidR="00611651" w:rsidTr="30B466D0" w14:paraId="0C6724DE" w14:textId="77777777">
        <w:tc>
          <w:tcPr>
            <w:tcW w:w="4320" w:type="dxa"/>
          </w:tcPr>
          <w:p w:rsidR="00611651" w:rsidP="1D02CF83" w:rsidRDefault="00284C30" w14:paraId="1FC27956" w14:textId="23AFF63F">
            <w:pPr>
              <w:ind w:left="0"/>
            </w:pPr>
            <w:r>
              <w:t xml:space="preserve">Sales/Revenue Ops </w:t>
            </w:r>
            <w:r w:rsidR="00F1B975">
              <w:t>lead</w:t>
            </w:r>
          </w:p>
        </w:tc>
        <w:tc>
          <w:tcPr>
            <w:tcW w:w="6480" w:type="dxa"/>
          </w:tcPr>
          <w:p w:rsidR="00611651" w:rsidP="1D02CF83" w:rsidRDefault="00284C30" w14:paraId="02B59D7B" w14:textId="77777777">
            <w:pPr>
              <w:ind w:left="0"/>
            </w:pPr>
            <w:r>
              <w:t>Owns sales hierarchy, territory structure, rep roster, and quota allocation method</w:t>
            </w:r>
          </w:p>
        </w:tc>
      </w:tr>
      <w:tr w:rsidR="00611651" w:rsidTr="30B466D0" w14:paraId="1B1BE6CE" w14:textId="77777777">
        <w:tc>
          <w:tcPr>
            <w:tcW w:w="4320" w:type="dxa"/>
          </w:tcPr>
          <w:p w:rsidR="00611651" w:rsidP="1D02CF83" w:rsidRDefault="00284C30" w14:paraId="6BFE206E" w14:textId="15C1022C">
            <w:pPr>
              <w:ind w:left="0"/>
              <w:rPr>
                <w:color w:val="0A2F46" w:themeColor="text2"/>
              </w:rPr>
            </w:pPr>
            <w:r>
              <w:t xml:space="preserve">ICM </w:t>
            </w:r>
            <w:r w:rsidR="005655F9">
              <w:t>Administrator</w:t>
            </w:r>
            <w:r>
              <w:t xml:space="preserve"> / Comp</w:t>
            </w:r>
            <w:r w:rsidR="00F1B975">
              <w:t>ensation</w:t>
            </w:r>
            <w:r>
              <w:t xml:space="preserve"> </w:t>
            </w:r>
            <w:r w:rsidR="00F1B975">
              <w:t>lead</w:t>
            </w:r>
          </w:p>
        </w:tc>
        <w:tc>
          <w:tcPr>
            <w:tcW w:w="6480" w:type="dxa"/>
          </w:tcPr>
          <w:p w:rsidR="00611651" w:rsidP="1D02CF83" w:rsidRDefault="00284C30" w14:paraId="0F2F0D3F" w14:textId="1C7F9386">
            <w:pPr>
              <w:ind w:left="0"/>
            </w:pPr>
            <w:r>
              <w:t xml:space="preserve">Defines </w:t>
            </w:r>
            <w:r w:rsidR="00C43D10">
              <w:t>QMF</w:t>
            </w:r>
            <w:r>
              <w:t xml:space="preserve"> structure, downstream consumption requirements, and in-year quota management processes (</w:t>
            </w:r>
            <w:r w:rsidRPr="30B466D0" w:rsidR="00580C67">
              <w:rPr>
                <w:color w:val="0A2F46" w:themeColor="text2"/>
              </w:rPr>
              <w:t>for example</w:t>
            </w:r>
            <w:r>
              <w:t>, LOA, ramp changes, rep turnover)</w:t>
            </w:r>
          </w:p>
        </w:tc>
      </w:tr>
      <w:tr w:rsidR="00611651" w:rsidTr="30B466D0" w14:paraId="11DFAFF8" w14:textId="77777777">
        <w:tc>
          <w:tcPr>
            <w:tcW w:w="4320" w:type="dxa"/>
          </w:tcPr>
          <w:p w:rsidR="00611651" w:rsidP="1D02CF83" w:rsidRDefault="00284C30" w14:paraId="18723A2A" w14:textId="7DFD5886">
            <w:pPr>
              <w:ind w:left="0"/>
            </w:pPr>
            <w:r>
              <w:t xml:space="preserve">IT / Integration </w:t>
            </w:r>
            <w:r w:rsidR="00F1B975">
              <w:t>lead</w:t>
            </w:r>
          </w:p>
        </w:tc>
        <w:tc>
          <w:tcPr>
            <w:tcW w:w="6480" w:type="dxa"/>
          </w:tcPr>
          <w:p w:rsidR="00611651" w:rsidP="1D02CF83" w:rsidRDefault="00284C30" w14:paraId="712E221D" w14:textId="77777777">
            <w:pPr>
              <w:ind w:left="0"/>
            </w:pPr>
            <w:r>
              <w:t>Provides CRM, HRIS, and performance data feeds; ensures integration stability</w:t>
            </w:r>
          </w:p>
        </w:tc>
      </w:tr>
      <w:tr w:rsidR="00611651" w:rsidTr="30B466D0" w14:paraId="037B9D93" w14:textId="77777777">
        <w:tc>
          <w:tcPr>
            <w:tcW w:w="4320" w:type="dxa"/>
          </w:tcPr>
          <w:p w:rsidR="00611651" w:rsidP="1D02CF83" w:rsidRDefault="00284C30" w14:paraId="4D6E7344" w14:textId="631D1BF6">
            <w:pPr>
              <w:ind w:left="0"/>
            </w:pPr>
            <w:r>
              <w:t xml:space="preserve">Anaplan </w:t>
            </w:r>
            <w:r w:rsidR="00F1B975">
              <w:t xml:space="preserve">model owner </w:t>
            </w:r>
            <w:r>
              <w:t>(</w:t>
            </w:r>
            <w:r w:rsidRPr="30B466D0" w:rsidR="004407ED">
              <w:rPr>
                <w:color w:val="0A2F46" w:themeColor="text2"/>
              </w:rPr>
              <w:t>CoE</w:t>
            </w:r>
            <w:r>
              <w:t xml:space="preserve"> </w:t>
            </w:r>
            <w:r w:rsidR="00F1B975">
              <w:t>lead</w:t>
            </w:r>
            <w:r>
              <w:t>)</w:t>
            </w:r>
          </w:p>
        </w:tc>
        <w:tc>
          <w:tcPr>
            <w:tcW w:w="6480" w:type="dxa"/>
          </w:tcPr>
          <w:p w:rsidR="00611651" w:rsidP="1D02CF83" w:rsidRDefault="00284C30" w14:paraId="2148DE0F" w14:textId="77777777">
            <w:pPr>
              <w:ind w:left="0"/>
            </w:pPr>
            <w:r>
              <w:t>Configures model structure, manages roles/access, and owns technical deployment</w:t>
            </w:r>
          </w:p>
        </w:tc>
      </w:tr>
    </w:tbl>
    <w:p w:rsidRPr="00072ABD" w:rsidR="00611651" w:rsidP="00072ABD" w:rsidRDefault="00284C30" w14:paraId="3858C5C1" w14:textId="2185B6B5">
      <w:pPr>
        <w:pStyle w:val="2-Header2"/>
      </w:pPr>
      <w:bookmarkStart w:name="_Toc199751305" w:id="139"/>
      <w:bookmarkStart w:name="_Toc203482580" w:id="140"/>
      <w:r>
        <w:t xml:space="preserve">Data </w:t>
      </w:r>
      <w:bookmarkEnd w:id="139"/>
      <w:bookmarkEnd w:id="140"/>
      <w:r w:rsidR="006C4F9E">
        <w:t>readiness</w:t>
      </w:r>
    </w:p>
    <w:p w:rsidR="00611651" w:rsidRDefault="00284C30" w14:paraId="40A73D2D" w14:textId="77777777">
      <w:r>
        <w:t>To ensure a smooth implementation, confirm that all required input files follow format, structure, and naming best practices. Poor data preparation is the #1 driver of go-live delays.</w:t>
      </w:r>
    </w:p>
    <w:p w:rsidR="00611651" w:rsidP="00072ABD" w:rsidRDefault="00284C30" w14:paraId="6AE2CCCC" w14:textId="6B6D539F">
      <w:pPr>
        <w:pStyle w:val="3-Header3"/>
      </w:pPr>
      <w:bookmarkStart w:name="_Toc199751306" w:id="141"/>
      <w:r>
        <w:t xml:space="preserve">Sales </w:t>
      </w:r>
      <w:r w:rsidR="006C4F9E">
        <w:t xml:space="preserve">data </w:t>
      </w:r>
      <w:bookmarkEnd w:id="141"/>
      <w:r w:rsidR="006C4F9E">
        <w:t>requirements</w:t>
      </w:r>
    </w:p>
    <w:tbl>
      <w:tblPr>
        <w:tblStyle w:val="Runbook-Table"/>
        <w:tblW w:w="10800" w:type="dxa"/>
        <w:tblInd w:w="-5" w:type="dxa"/>
        <w:tblLook w:val="04A0" w:firstRow="1" w:lastRow="0" w:firstColumn="1" w:lastColumn="0" w:noHBand="0" w:noVBand="1"/>
      </w:tblPr>
      <w:tblGrid>
        <w:gridCol w:w="2880"/>
        <w:gridCol w:w="2880"/>
        <w:gridCol w:w="5040"/>
      </w:tblGrid>
      <w:tr w:rsidR="00611651" w:rsidTr="30B466D0" w14:paraId="4ED726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:rsidRPr="00072ABD" w:rsidR="00611651" w:rsidP="00073A7C" w:rsidRDefault="00284C30" w14:paraId="19D7AC11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Data Source</w:t>
            </w:r>
          </w:p>
        </w:tc>
        <w:tc>
          <w:tcPr>
            <w:tcW w:w="2880" w:type="dxa"/>
          </w:tcPr>
          <w:p w:rsidRPr="00072ABD" w:rsidR="00611651" w:rsidP="00073A7C" w:rsidRDefault="00284C30" w14:paraId="01F0C8B1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Format</w:t>
            </w:r>
          </w:p>
        </w:tc>
        <w:tc>
          <w:tcPr>
            <w:tcW w:w="5040" w:type="dxa"/>
          </w:tcPr>
          <w:p w:rsidRPr="00072ABD" w:rsidR="00611651" w:rsidP="00073A7C" w:rsidRDefault="00284C30" w14:paraId="0D4FF0D7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Description</w:t>
            </w:r>
          </w:p>
        </w:tc>
      </w:tr>
      <w:tr w:rsidR="00611651" w:rsidTr="30B466D0" w14:paraId="296AE2F2" w14:textId="77777777">
        <w:tc>
          <w:tcPr>
            <w:tcW w:w="2880" w:type="dxa"/>
          </w:tcPr>
          <w:p w:rsidR="00611651" w:rsidP="1D02CF83" w:rsidRDefault="00284C30" w14:paraId="2EFEF823" w14:textId="5AD0B4C5">
            <w:pPr>
              <w:ind w:left="0"/>
            </w:pPr>
            <w:r>
              <w:t>CRM (</w:t>
            </w:r>
            <w:r w:rsidRPr="30B466D0" w:rsidR="004407ED">
              <w:rPr>
                <w:color w:val="0A2F46" w:themeColor="text2"/>
              </w:rPr>
              <w:t>for example</w:t>
            </w:r>
            <w:r>
              <w:t>, Salesforce)</w:t>
            </w:r>
          </w:p>
        </w:tc>
        <w:tc>
          <w:tcPr>
            <w:tcW w:w="2880" w:type="dxa"/>
          </w:tcPr>
          <w:p w:rsidR="00611651" w:rsidP="1D02CF83" w:rsidRDefault="00284C30" w14:paraId="06823188" w14:textId="77777777">
            <w:pPr>
              <w:ind w:left="0"/>
            </w:pPr>
            <w:r>
              <w:t>Flat CSV</w:t>
            </w:r>
          </w:p>
        </w:tc>
        <w:tc>
          <w:tcPr>
            <w:tcW w:w="5040" w:type="dxa"/>
          </w:tcPr>
          <w:p w:rsidR="00611651" w:rsidP="1D02CF83" w:rsidRDefault="00284C30" w14:paraId="4BB2E793" w14:textId="77777777">
            <w:pPr>
              <w:ind w:left="0"/>
            </w:pPr>
            <w:r>
              <w:t>Opportunity or sales order data. Each row should represent a transaction or opportunity instance</w:t>
            </w:r>
          </w:p>
        </w:tc>
      </w:tr>
      <w:tr w:rsidR="00611651" w:rsidTr="30B466D0" w14:paraId="37D0E81F" w14:textId="77777777">
        <w:tc>
          <w:tcPr>
            <w:tcW w:w="2880" w:type="dxa"/>
          </w:tcPr>
          <w:p w:rsidR="00611651" w:rsidP="1D02CF83" w:rsidRDefault="00284C30" w14:paraId="04913103" w14:textId="4DD37E39">
            <w:pPr>
              <w:ind w:left="0"/>
            </w:pPr>
            <w:r>
              <w:t xml:space="preserve">Finance </w:t>
            </w:r>
            <w:r w:rsidR="00F1B975">
              <w:t>system</w:t>
            </w:r>
          </w:p>
        </w:tc>
        <w:tc>
          <w:tcPr>
            <w:tcW w:w="2880" w:type="dxa"/>
          </w:tcPr>
          <w:p w:rsidR="00611651" w:rsidP="1D02CF83" w:rsidRDefault="00284C30" w14:paraId="5112046C" w14:textId="77777777">
            <w:pPr>
              <w:ind w:left="0"/>
            </w:pPr>
            <w:r>
              <w:t>Flat CSV</w:t>
            </w:r>
          </w:p>
        </w:tc>
        <w:tc>
          <w:tcPr>
            <w:tcW w:w="5040" w:type="dxa"/>
          </w:tcPr>
          <w:p w:rsidR="00611651" w:rsidP="1D02CF83" w:rsidRDefault="00284C30" w14:paraId="3B409640" w14:textId="77777777">
            <w:pPr>
              <w:ind w:left="0"/>
            </w:pPr>
            <w:r>
              <w:t>Sales actuals, bookings, or invoice data. Optional depending on use case</w:t>
            </w:r>
          </w:p>
        </w:tc>
      </w:tr>
    </w:tbl>
    <w:p w:rsidRPr="00072ABD" w:rsidR="00072ABD" w:rsidP="30B466D0" w:rsidRDefault="00284C30" w14:paraId="43BAEC24" w14:textId="2123CBCC">
      <w:pPr>
        <w:pStyle w:val="5-NormalwithBulletedList"/>
        <w:numPr>
          <w:ilvl w:val="0"/>
          <w:numId w:val="0"/>
        </w:numPr>
      </w:pPr>
      <w:r>
        <w:t>Flat format: attributes as columns, records as rows</w:t>
      </w:r>
      <w:r w:rsidR="00CE6A59">
        <w:t>.</w:t>
      </w:r>
    </w:p>
    <w:p w:rsidRPr="00072ABD" w:rsidR="00072ABD" w:rsidP="30B466D0" w:rsidRDefault="00284C30" w14:paraId="42088659" w14:textId="41E293C7">
      <w:pPr>
        <w:pStyle w:val="5-NormalwithBulletedList"/>
        <w:numPr>
          <w:ilvl w:val="0"/>
          <w:numId w:val="0"/>
        </w:numPr>
      </w:pPr>
      <w:r>
        <w:t>Include optional attributes for filtering (</w:t>
      </w:r>
      <w:r w:rsidRPr="30B466D0" w:rsidR="004407ED">
        <w:rPr>
          <w:color w:val="0A2F46" w:themeColor="text2"/>
        </w:rPr>
        <w:t>for example</w:t>
      </w:r>
      <w:r>
        <w:t xml:space="preserve">, Forecast </w:t>
      </w:r>
      <w:r w:rsidR="00CE6A59">
        <w:t>category</w:t>
      </w:r>
      <w:r>
        <w:t xml:space="preserve">, Deal </w:t>
      </w:r>
      <w:r w:rsidR="00CE6A59">
        <w:t>stage</w:t>
      </w:r>
      <w:r>
        <w:t>)</w:t>
      </w:r>
      <w:r w:rsidR="00CE6A59">
        <w:t>.</w:t>
      </w:r>
    </w:p>
    <w:p w:rsidRPr="00072ABD" w:rsidR="00072ABD" w:rsidP="30B466D0" w:rsidRDefault="00284C30" w14:paraId="73C0F3A5" w14:textId="629CFE51">
      <w:pPr>
        <w:pStyle w:val="5-NormalwithBulletedList"/>
        <w:numPr>
          <w:ilvl w:val="0"/>
          <w:numId w:val="0"/>
        </w:numPr>
      </w:pPr>
      <w:r>
        <w:t xml:space="preserve">Required field: </w:t>
      </w:r>
      <w:r w:rsidR="005655F9">
        <w:t>"Date</w:t>
      </w:r>
      <w:r>
        <w:t xml:space="preserve"> Loaded to Anaplan”</w:t>
      </w:r>
      <w:r w:rsidR="00CE6A59">
        <w:t>.</w:t>
      </w:r>
    </w:p>
    <w:p w:rsidRPr="00072ABD" w:rsidR="00611651" w:rsidP="1D02CF83" w:rsidRDefault="00284C30" w14:paraId="61907433" w14:textId="1B2C5511">
      <w:pPr>
        <w:pStyle w:val="5-NormalwithBulletedList"/>
        <w:numPr>
          <w:ilvl w:val="0"/>
          <w:numId w:val="0"/>
        </w:numPr>
      </w:pPr>
      <w:r>
        <w:t>If using line-level details (</w:t>
      </w:r>
      <w:r w:rsidRPr="30B466D0" w:rsidR="004407ED">
        <w:rPr>
          <w:color w:val="0A2F46" w:themeColor="text2"/>
        </w:rPr>
        <w:t>for example</w:t>
      </w:r>
      <w:r>
        <w:t>, order lines), link to header file with a shared ID</w:t>
      </w:r>
      <w:r w:rsidR="00CE6A59">
        <w:t>.</w:t>
      </w:r>
    </w:p>
    <w:p w:rsidRPr="00072ABD" w:rsidR="00611651" w:rsidP="30B466D0" w:rsidRDefault="00284C30" w14:paraId="6465C30D" w14:textId="72ED40E0">
      <w:pPr>
        <w:pStyle w:val="5-NormalwithBulletedList"/>
        <w:numPr>
          <w:ilvl w:val="0"/>
          <w:numId w:val="0"/>
        </w:numPr>
        <w:rPr>
          <w:color w:val="0A2F46" w:themeColor="text2"/>
        </w:rPr>
      </w:pPr>
      <w:r>
        <w:t>Each record must have a globally unique ID/code</w:t>
      </w:r>
      <w:r w:rsidR="00CE6A59">
        <w:t>.</w:t>
      </w:r>
    </w:p>
    <w:p w:rsidR="1D02CF83" w:rsidP="1D02CF83" w:rsidRDefault="1D02CF83" w14:paraId="02AC93C6" w14:textId="2CA80C56">
      <w:pPr>
        <w:pStyle w:val="5-NormalwithBulletedList"/>
        <w:numPr>
          <w:ilvl w:val="0"/>
          <w:numId w:val="0"/>
        </w:numPr>
      </w:pPr>
    </w:p>
    <w:p w:rsidR="1D02CF83" w:rsidP="1D02CF83" w:rsidRDefault="1D02CF83" w14:paraId="21604357" w14:textId="0EB70D38">
      <w:pPr>
        <w:pStyle w:val="5-NormalwithBulletedList"/>
        <w:numPr>
          <w:ilvl w:val="0"/>
          <w:numId w:val="0"/>
        </w:numPr>
      </w:pPr>
    </w:p>
    <w:p w:rsidRPr="00072ABD" w:rsidR="00611651" w:rsidP="00072ABD" w:rsidRDefault="00284C30" w14:paraId="2EF8C91A" w14:textId="0BC5F5A1">
      <w:pPr>
        <w:pStyle w:val="3-Header3"/>
      </w:pPr>
      <w:bookmarkStart w:name="_Toc199751307" w:id="142"/>
      <w:r>
        <w:t xml:space="preserve">Metadata </w:t>
      </w:r>
      <w:bookmarkEnd w:id="142"/>
      <w:r w:rsidR="006C4F9E">
        <w:t>requirements</w:t>
      </w:r>
    </w:p>
    <w:tbl>
      <w:tblPr>
        <w:tblStyle w:val="Runbook-Table"/>
        <w:tblW w:w="10800" w:type="dxa"/>
        <w:tblInd w:w="-5" w:type="dxa"/>
        <w:tblLook w:val="04A0" w:firstRow="1" w:lastRow="0" w:firstColumn="1" w:lastColumn="0" w:noHBand="0" w:noVBand="1"/>
      </w:tblPr>
      <w:tblGrid>
        <w:gridCol w:w="4320"/>
        <w:gridCol w:w="6480"/>
      </w:tblGrid>
      <w:tr w:rsidR="00611651" w:rsidTr="30B466D0" w14:paraId="04D9E3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:rsidRPr="00072ABD" w:rsidR="00611651" w:rsidP="00073A7C" w:rsidRDefault="00284C30" w14:paraId="1947BC32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Dimension</w:t>
            </w:r>
          </w:p>
        </w:tc>
        <w:tc>
          <w:tcPr>
            <w:tcW w:w="6480" w:type="dxa"/>
          </w:tcPr>
          <w:p w:rsidRPr="00072ABD" w:rsidR="00611651" w:rsidP="00073A7C" w:rsidRDefault="00284C30" w14:paraId="700B8428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Required Attributes</w:t>
            </w:r>
          </w:p>
        </w:tc>
      </w:tr>
      <w:tr w:rsidR="00611651" w:rsidTr="30B466D0" w14:paraId="4EB27895" w14:textId="77777777">
        <w:tc>
          <w:tcPr>
            <w:tcW w:w="4320" w:type="dxa"/>
          </w:tcPr>
          <w:p w:rsidR="00611651" w:rsidP="1D02CF83" w:rsidRDefault="00284C30" w14:paraId="35E64334" w14:textId="77777777">
            <w:pPr>
              <w:ind w:left="0"/>
            </w:pPr>
            <w:r>
              <w:t>Accounts</w:t>
            </w:r>
          </w:p>
        </w:tc>
        <w:tc>
          <w:tcPr>
            <w:tcW w:w="6480" w:type="dxa"/>
          </w:tcPr>
          <w:p w:rsidR="00611651" w:rsidP="1D02CF83" w:rsidRDefault="00284C30" w14:paraId="5DACF150" w14:textId="77777777">
            <w:pPr>
              <w:ind w:left="0"/>
            </w:pPr>
            <w:r>
              <w:t>ID, Name, Parent, Territory, Address, Account Owner</w:t>
            </w:r>
          </w:p>
        </w:tc>
      </w:tr>
      <w:tr w:rsidR="00611651" w:rsidTr="30B466D0" w14:paraId="77611F13" w14:textId="77777777">
        <w:tc>
          <w:tcPr>
            <w:tcW w:w="4320" w:type="dxa"/>
          </w:tcPr>
          <w:p w:rsidR="00611651" w:rsidP="1D02CF83" w:rsidRDefault="00284C30" w14:paraId="2FC8C2E6" w14:textId="77777777">
            <w:pPr>
              <w:ind w:left="0"/>
            </w:pPr>
            <w:r>
              <w:t>Products</w:t>
            </w:r>
          </w:p>
        </w:tc>
        <w:tc>
          <w:tcPr>
            <w:tcW w:w="6480" w:type="dxa"/>
          </w:tcPr>
          <w:p w:rsidR="00611651" w:rsidP="1D02CF83" w:rsidRDefault="00284C30" w14:paraId="43E9B211" w14:textId="77777777">
            <w:pPr>
              <w:ind w:left="0"/>
            </w:pPr>
            <w:r>
              <w:t>ID, Name, Parent</w:t>
            </w:r>
          </w:p>
        </w:tc>
      </w:tr>
      <w:tr w:rsidR="00611651" w:rsidTr="30B466D0" w14:paraId="79CF844D" w14:textId="77777777">
        <w:tc>
          <w:tcPr>
            <w:tcW w:w="4320" w:type="dxa"/>
          </w:tcPr>
          <w:p w:rsidR="00611651" w:rsidP="1D02CF83" w:rsidRDefault="00284C30" w14:paraId="63F20121" w14:textId="77777777">
            <w:pPr>
              <w:ind w:left="0"/>
            </w:pPr>
            <w:r>
              <w:t>Employees</w:t>
            </w:r>
          </w:p>
        </w:tc>
        <w:tc>
          <w:tcPr>
            <w:tcW w:w="6480" w:type="dxa"/>
          </w:tcPr>
          <w:p w:rsidR="00611651" w:rsidP="1D02CF83" w:rsidRDefault="00284C30" w14:paraId="5622381D" w14:textId="77777777">
            <w:pPr>
              <w:ind w:left="0"/>
            </w:pPr>
            <w:r>
              <w:t>ID, Name, Email, Role, Role Start Date, Territory, Manager</w:t>
            </w:r>
          </w:p>
        </w:tc>
      </w:tr>
      <w:tr w:rsidR="00611651" w:rsidTr="30B466D0" w14:paraId="5D536EEC" w14:textId="77777777">
        <w:tc>
          <w:tcPr>
            <w:tcW w:w="4320" w:type="dxa"/>
          </w:tcPr>
          <w:p w:rsidR="00611651" w:rsidP="1D02CF83" w:rsidRDefault="00284C30" w14:paraId="29138106" w14:textId="77777777">
            <w:pPr>
              <w:ind w:left="0"/>
            </w:pPr>
            <w:r>
              <w:t>Territories</w:t>
            </w:r>
          </w:p>
        </w:tc>
        <w:tc>
          <w:tcPr>
            <w:tcW w:w="6480" w:type="dxa"/>
          </w:tcPr>
          <w:p w:rsidR="00611651" w:rsidP="1D02CF83" w:rsidRDefault="00284C30" w14:paraId="6C49912D" w14:textId="77777777">
            <w:pPr>
              <w:ind w:left="0"/>
            </w:pPr>
            <w:r>
              <w:t>ID, Name, Parent, Territory Manager</w:t>
            </w:r>
          </w:p>
        </w:tc>
      </w:tr>
      <w:tr w:rsidR="00611651" w:rsidTr="30B466D0" w14:paraId="2A75967B" w14:textId="77777777">
        <w:tc>
          <w:tcPr>
            <w:tcW w:w="4320" w:type="dxa"/>
          </w:tcPr>
          <w:p w:rsidR="00611651" w:rsidP="1D02CF83" w:rsidRDefault="00284C30" w14:paraId="64D32C13" w14:textId="77777777">
            <w:pPr>
              <w:ind w:left="0"/>
            </w:pPr>
            <w:r>
              <w:t>Planning Measures</w:t>
            </w:r>
          </w:p>
        </w:tc>
        <w:tc>
          <w:tcPr>
            <w:tcW w:w="6480" w:type="dxa"/>
          </w:tcPr>
          <w:p w:rsidR="00611651" w:rsidP="1D02CF83" w:rsidRDefault="00284C30" w14:paraId="144EB4AA" w14:textId="7919A293">
            <w:pPr>
              <w:ind w:left="0"/>
            </w:pPr>
            <w:r>
              <w:t>Code and Name (</w:t>
            </w:r>
            <w:r w:rsidRPr="30B466D0" w:rsidR="004407ED">
              <w:rPr>
                <w:color w:val="0A2F46" w:themeColor="text2"/>
              </w:rPr>
              <w:t>for example</w:t>
            </w:r>
            <w:r>
              <w:t>, New Business, Renewals)</w:t>
            </w:r>
          </w:p>
        </w:tc>
      </w:tr>
      <w:tr w:rsidR="00611651" w:rsidTr="30B466D0" w14:paraId="6F41E00A" w14:textId="77777777">
        <w:tc>
          <w:tcPr>
            <w:tcW w:w="4320" w:type="dxa"/>
          </w:tcPr>
          <w:p w:rsidR="00611651" w:rsidP="1D02CF83" w:rsidRDefault="00284C30" w14:paraId="7C1AB36A" w14:textId="77777777">
            <w:pPr>
              <w:ind w:left="0"/>
            </w:pPr>
            <w:r>
              <w:t>Time</w:t>
            </w:r>
          </w:p>
        </w:tc>
        <w:tc>
          <w:tcPr>
            <w:tcW w:w="6480" w:type="dxa"/>
          </w:tcPr>
          <w:p w:rsidR="00611651" w:rsidP="1D02CF83" w:rsidRDefault="00284C30" w14:paraId="2761D555" w14:textId="77777777">
            <w:pPr>
              <w:ind w:left="0"/>
            </w:pPr>
            <w:r>
              <w:t>Fiscal periods aligned with customer calendar</w:t>
            </w:r>
          </w:p>
        </w:tc>
      </w:tr>
    </w:tbl>
    <w:p w:rsidR="005655F9" w:rsidP="004C7EC0" w:rsidRDefault="00284C30" w14:paraId="29B8A480" w14:textId="77777777">
      <w:pPr>
        <w:numPr>
          <w:ilvl w:val="0"/>
          <w:numId w:val="3"/>
        </w:numPr>
      </w:pPr>
      <w:r>
        <w:t>Each list item must have a unique ID/code</w:t>
      </w:r>
    </w:p>
    <w:p w:rsidR="005655F9" w:rsidP="004C7EC0" w:rsidRDefault="00284C30" w14:paraId="3A639880" w14:textId="1DB23CFE">
      <w:pPr>
        <w:numPr>
          <w:ilvl w:val="0"/>
          <w:numId w:val="3"/>
        </w:numPr>
      </w:pPr>
      <w:r>
        <w:t>Use parent-child format for hierarchies</w:t>
      </w:r>
      <w:r w:rsidR="0024076F">
        <w:t xml:space="preserve"> and</w:t>
      </w:r>
      <w:r>
        <w:t xml:space="preserve"> load parent items before children</w:t>
      </w:r>
    </w:p>
    <w:p w:rsidR="00611651" w:rsidP="004C7EC0" w:rsidRDefault="00284C30" w14:paraId="4D3CC862" w14:textId="768DD64F">
      <w:pPr>
        <w:numPr>
          <w:ilvl w:val="0"/>
          <w:numId w:val="3"/>
        </w:numPr>
      </w:pPr>
      <w:r>
        <w:t>Avoid circular references; validate hierarchy integrity before load</w:t>
      </w:r>
    </w:p>
    <w:p w:rsidR="00611651" w:rsidP="00FF65EE" w:rsidRDefault="00284C30" w14:paraId="2FE02F0B" w14:textId="3FB2FDB7">
      <w:pPr>
        <w:pStyle w:val="3-Header3"/>
      </w:pPr>
      <w:bookmarkStart w:name="_Toc199751308" w:id="143"/>
      <w:r>
        <w:t xml:space="preserve">Data </w:t>
      </w:r>
      <w:r w:rsidR="006C4F9E">
        <w:t xml:space="preserve">prep </w:t>
      </w:r>
      <w:bookmarkEnd w:id="143"/>
      <w:r w:rsidR="006C4F9E">
        <w:t>expectations</w:t>
      </w:r>
    </w:p>
    <w:p w:rsidR="00611651" w:rsidP="1D02CF83" w:rsidRDefault="00284C30" w14:paraId="467991DC" w14:textId="79BC996A">
      <w:r>
        <w:t>An Anaplan-provided Data Preparation Workbook will be shared with the customer prior to project kickoff. This workbook outlines required datasets, file formats, naming conventions, and example structures.</w:t>
      </w:r>
      <w:r>
        <w:br/>
      </w:r>
      <w:r>
        <w:br/>
      </w:r>
      <w:r>
        <w:t xml:space="preserve">⚠️ It is strongly recommended not to begin the model build until all key datasets are confirmed </w:t>
      </w:r>
      <w:r w:rsidR="005655F9">
        <w:t>to be available</w:t>
      </w:r>
      <w:r>
        <w:t xml:space="preserve"> and aligned to spec</w:t>
      </w:r>
      <w:r w:rsidR="005F38B7">
        <w:t>ification</w:t>
      </w:r>
      <w:r>
        <w:t>. Delaying kickoff until the customer is data-ready can significantly reduce rework, missed requirements, and timeline risk.</w:t>
      </w:r>
    </w:p>
    <w:p w:rsidR="00611651" w:rsidP="00072ABD" w:rsidRDefault="00284C30" w14:paraId="40DD8F18" w14:textId="49F4EC12">
      <w:pPr>
        <w:pStyle w:val="2-Header2"/>
      </w:pPr>
      <w:bookmarkStart w:name="_Toc199751309" w:id="144"/>
      <w:bookmarkStart w:name="_Toc203482581" w:id="145"/>
      <w:r>
        <w:t xml:space="preserve">Technical </w:t>
      </w:r>
      <w:bookmarkEnd w:id="144"/>
      <w:bookmarkEnd w:id="145"/>
      <w:r w:rsidR="006C4F9E">
        <w:t>environment</w:t>
      </w:r>
    </w:p>
    <w:p w:rsidR="00611651" w:rsidRDefault="00284C30" w14:paraId="0EC77452" w14:textId="77777777">
      <w:r>
        <w:t>Before implementation begins, confirm that the Anaplan environment is correctly provisioned and ready for the project team. Environment delays often cause avoidable bottlenecks during model build and testing.</w:t>
      </w:r>
    </w:p>
    <w:p w:rsidR="00611651" w:rsidP="30B466D0" w:rsidRDefault="00284C30" w14:paraId="14C63726" w14:textId="21C69F58">
      <w:pPr>
        <w:pStyle w:val="3-Header3"/>
      </w:pPr>
      <w:bookmarkStart w:name="_Toc199751310" w:id="146"/>
      <w:r>
        <w:t xml:space="preserve">Environment </w:t>
      </w:r>
      <w:bookmarkEnd w:id="146"/>
      <w:r w:rsidR="006C4F9E">
        <w:t>checklist</w:t>
      </w:r>
    </w:p>
    <w:tbl>
      <w:tblPr>
        <w:tblStyle w:val="Runbook-Table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6390"/>
      </w:tblGrid>
      <w:tr w:rsidR="00611651" w:rsidTr="30B466D0" w14:paraId="66207D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:rsidRPr="00072ABD" w:rsidR="00611651" w:rsidP="00073A7C" w:rsidRDefault="00284C30" w14:paraId="133E599D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Requirement</w:t>
            </w:r>
          </w:p>
        </w:tc>
        <w:tc>
          <w:tcPr>
            <w:tcW w:w="6390" w:type="dxa"/>
          </w:tcPr>
          <w:p w:rsidRPr="00072ABD" w:rsidR="00611651" w:rsidP="00073A7C" w:rsidRDefault="00284C30" w14:paraId="5A00A756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Details</w:t>
            </w:r>
          </w:p>
        </w:tc>
      </w:tr>
      <w:tr w:rsidR="00611651" w:rsidTr="30B466D0" w14:paraId="0A32B4FE" w14:textId="77777777">
        <w:tc>
          <w:tcPr>
            <w:tcW w:w="4320" w:type="dxa"/>
          </w:tcPr>
          <w:p w:rsidR="00611651" w:rsidP="1D02CF83" w:rsidRDefault="00284C30" w14:paraId="076D7AF7" w14:textId="220F3659">
            <w:pPr>
              <w:ind w:left="0"/>
            </w:pPr>
            <w:r>
              <w:t xml:space="preserve">Workspace </w:t>
            </w:r>
            <w:r w:rsidR="005F38B7">
              <w:t>available</w:t>
            </w:r>
          </w:p>
        </w:tc>
        <w:tc>
          <w:tcPr>
            <w:tcW w:w="6390" w:type="dxa"/>
          </w:tcPr>
          <w:p w:rsidR="00611651" w:rsidP="1D02CF83" w:rsidRDefault="00284C30" w14:paraId="0E1301A4" w14:textId="22F12828">
            <w:pPr>
              <w:ind w:left="0"/>
            </w:pPr>
            <w:r>
              <w:t>Confirm target workspace is provisioned with sufficient model capacity</w:t>
            </w:r>
            <w:r w:rsidR="005F38B7">
              <w:t>.</w:t>
            </w:r>
          </w:p>
        </w:tc>
      </w:tr>
      <w:tr w:rsidR="00611651" w:rsidTr="30B466D0" w14:paraId="623E2DB2" w14:textId="77777777">
        <w:tc>
          <w:tcPr>
            <w:tcW w:w="4320" w:type="dxa"/>
          </w:tcPr>
          <w:p w:rsidR="00611651" w:rsidP="1D02CF83" w:rsidRDefault="00284C30" w14:paraId="56562187" w14:textId="50E978B3">
            <w:pPr>
              <w:ind w:left="0"/>
            </w:pPr>
            <w:r>
              <w:t xml:space="preserve">Access </w:t>
            </w:r>
            <w:r w:rsidR="005F38B7">
              <w:t>provisioning complete</w:t>
            </w:r>
          </w:p>
        </w:tc>
        <w:tc>
          <w:tcPr>
            <w:tcW w:w="6390" w:type="dxa"/>
          </w:tcPr>
          <w:p w:rsidR="00611651" w:rsidP="1D02CF83" w:rsidRDefault="00284C30" w14:paraId="41512D28" w14:textId="2721F9C6">
            <w:pPr>
              <w:ind w:left="0"/>
            </w:pPr>
            <w:r>
              <w:t>All core team members (customer and Anaplan/partner) must have appropriate roles assigned, including model builder or workspace admin where required</w:t>
            </w:r>
            <w:r w:rsidR="005F38B7">
              <w:t>.</w:t>
            </w:r>
          </w:p>
        </w:tc>
      </w:tr>
    </w:tbl>
    <w:p w:rsidRPr="00072ABD" w:rsidR="00611651" w:rsidP="00072ABD" w:rsidRDefault="00284C30" w14:paraId="066C0186" w14:textId="3B30BBB5">
      <w:pPr>
        <w:pStyle w:val="3-Header3"/>
      </w:pPr>
      <w:bookmarkStart w:name="_Toc199751311" w:id="147"/>
      <w:r>
        <w:t xml:space="preserve">Integration </w:t>
      </w:r>
      <w:bookmarkEnd w:id="147"/>
      <w:r w:rsidR="006C4F9E">
        <w:t>setup</w:t>
      </w:r>
    </w:p>
    <w:tbl>
      <w:tblPr>
        <w:tblStyle w:val="Runbook-Table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6390"/>
      </w:tblGrid>
      <w:tr w:rsidR="00611651" w:rsidTr="30B466D0" w14:paraId="598E9D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:rsidRPr="00072ABD" w:rsidR="00611651" w:rsidP="00073A7C" w:rsidRDefault="00284C30" w14:paraId="78832ED1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System</w:t>
            </w:r>
          </w:p>
        </w:tc>
        <w:tc>
          <w:tcPr>
            <w:tcW w:w="6390" w:type="dxa"/>
          </w:tcPr>
          <w:p w:rsidRPr="00072ABD" w:rsidR="00611651" w:rsidP="00073A7C" w:rsidRDefault="00284C30" w14:paraId="5BA81085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Recommended Integration Method</w:t>
            </w:r>
          </w:p>
        </w:tc>
      </w:tr>
      <w:tr w:rsidR="00611651" w:rsidTr="30B466D0" w14:paraId="2612C22C" w14:textId="77777777">
        <w:trPr>
          <w:trHeight w:val="694"/>
        </w:trPr>
        <w:tc>
          <w:tcPr>
            <w:tcW w:w="4320" w:type="dxa"/>
          </w:tcPr>
          <w:p w:rsidRPr="00072ABD" w:rsidR="00611651" w:rsidP="1D02CF83" w:rsidRDefault="00284C30" w14:paraId="4F337F69" w14:textId="6F94A5D8">
            <w:pPr>
              <w:ind w:left="0"/>
            </w:pPr>
            <w:r>
              <w:t>CRM (</w:t>
            </w:r>
            <w:r w:rsidRPr="30B466D0" w:rsidR="004407ED">
              <w:rPr>
                <w:color w:val="0A2F46" w:themeColor="text2"/>
              </w:rPr>
              <w:t>for example</w:t>
            </w:r>
            <w:r>
              <w:t>, Salesforce)</w:t>
            </w:r>
          </w:p>
        </w:tc>
        <w:tc>
          <w:tcPr>
            <w:tcW w:w="6390" w:type="dxa"/>
          </w:tcPr>
          <w:p w:rsidRPr="00072ABD" w:rsidR="00611651" w:rsidP="1D02CF83" w:rsidRDefault="005655F9" w14:paraId="05ABACD9" w14:textId="3933577F">
            <w:pPr>
              <w:ind w:left="0"/>
            </w:pPr>
            <w:r>
              <w:t xml:space="preserve">Anaplan </w:t>
            </w:r>
            <w:proofErr w:type="spellStart"/>
            <w:r>
              <w:t>CloudWorks</w:t>
            </w:r>
            <w:proofErr w:type="spellEnd"/>
            <w:r>
              <w:t>™, MuleSoft, Boomi, or CSV load via Anaplan Connect</w:t>
            </w:r>
          </w:p>
        </w:tc>
      </w:tr>
      <w:tr w:rsidR="00611651" w:rsidTr="30B466D0" w14:paraId="64AB6EA7" w14:textId="77777777">
        <w:trPr>
          <w:trHeight w:val="694"/>
        </w:trPr>
        <w:tc>
          <w:tcPr>
            <w:tcW w:w="4320" w:type="dxa"/>
          </w:tcPr>
          <w:p w:rsidRPr="00072ABD" w:rsidR="00611651" w:rsidP="1D02CF83" w:rsidRDefault="00284C30" w14:paraId="38AFD472" w14:textId="77777777">
            <w:pPr>
              <w:ind w:left="0"/>
            </w:pPr>
            <w:r>
              <w:t>HRIS / Workday</w:t>
            </w:r>
          </w:p>
        </w:tc>
        <w:tc>
          <w:tcPr>
            <w:tcW w:w="6390" w:type="dxa"/>
          </w:tcPr>
          <w:p w:rsidRPr="00072ABD" w:rsidR="00611651" w:rsidP="1D02CF83" w:rsidRDefault="00284C30" w14:paraId="4C75F7AC" w14:textId="69054805">
            <w:pPr>
              <w:ind w:left="0"/>
            </w:pPr>
            <w:r>
              <w:t>File-based load or scheduled connector (</w:t>
            </w:r>
            <w:proofErr w:type="spellStart"/>
            <w:r w:rsidR="005655F9">
              <w:t>CloudWorks</w:t>
            </w:r>
            <w:proofErr w:type="spellEnd"/>
            <w:r w:rsidR="005655F9">
              <w:t>™</w:t>
            </w:r>
            <w:r>
              <w:t xml:space="preserve"> or REST API)</w:t>
            </w:r>
          </w:p>
        </w:tc>
      </w:tr>
      <w:tr w:rsidR="00611651" w:rsidTr="30B466D0" w14:paraId="2930B089" w14:textId="77777777">
        <w:trPr>
          <w:trHeight w:val="694"/>
        </w:trPr>
        <w:tc>
          <w:tcPr>
            <w:tcW w:w="4320" w:type="dxa"/>
          </w:tcPr>
          <w:p w:rsidRPr="00072ABD" w:rsidR="00611651" w:rsidP="1D02CF83" w:rsidRDefault="00284C30" w14:paraId="1FC0EF76" w14:textId="77777777">
            <w:pPr>
              <w:ind w:left="0"/>
            </w:pPr>
            <w:r>
              <w:t>ICM System</w:t>
            </w:r>
          </w:p>
        </w:tc>
        <w:tc>
          <w:tcPr>
            <w:tcW w:w="6390" w:type="dxa"/>
          </w:tcPr>
          <w:p w:rsidRPr="00072ABD" w:rsidR="00611651" w:rsidP="1D02CF83" w:rsidRDefault="00284C30" w14:paraId="47AF3FD5" w14:textId="5F7B01B1">
            <w:pPr>
              <w:ind w:left="0"/>
            </w:pPr>
            <w:r>
              <w:t>Manual export (</w:t>
            </w:r>
            <w:r w:rsidR="00C43D10">
              <w:t>QMF</w:t>
            </w:r>
            <w:r>
              <w:t>) or automated handoff via downstream integration</w:t>
            </w:r>
          </w:p>
        </w:tc>
      </w:tr>
    </w:tbl>
    <w:p w:rsidR="005F38B7" w:rsidRDefault="005F38B7" w14:paraId="415C16E7" w14:textId="77777777"/>
    <w:p w:rsidR="00611651" w:rsidRDefault="00284C30" w14:paraId="4BF14FA9" w14:textId="4549F580">
      <w:r>
        <w:t xml:space="preserve">⚙️ Tip: Establish import/export naming conventions early for traceability. </w:t>
      </w:r>
      <w:proofErr w:type="spellStart"/>
      <w:r w:rsidRPr="70B66FEC" w:rsidR="005655F9">
        <w:rPr>
          <w:color w:val="000000"/>
        </w:rPr>
        <w:t>CloudWorks</w:t>
      </w:r>
      <w:proofErr w:type="spellEnd"/>
      <w:r w:rsidRPr="70B66FEC" w:rsidR="005655F9">
        <w:rPr>
          <w:color w:val="000000"/>
        </w:rPr>
        <w:t>™</w:t>
      </w:r>
      <w:r>
        <w:t xml:space="preserve"> schedules should be tested during UAT to validate automation readiness.</w:t>
      </w:r>
    </w:p>
    <w:p w:rsidRPr="00072ABD" w:rsidR="00611651" w:rsidP="00072ABD" w:rsidRDefault="00284C30" w14:paraId="0389E2B6" w14:textId="7384C2EB">
      <w:pPr>
        <w:pStyle w:val="3-Header3"/>
      </w:pPr>
      <w:bookmarkStart w:name="_Toc199751312" w:id="148"/>
      <w:r>
        <w:t xml:space="preserve">Application </w:t>
      </w:r>
      <w:r w:rsidR="006C4F9E">
        <w:t xml:space="preserve">generation </w:t>
      </w:r>
      <w:bookmarkEnd w:id="148"/>
      <w:r w:rsidR="006C4F9E">
        <w:t>readiness</w:t>
      </w:r>
    </w:p>
    <w:tbl>
      <w:tblPr>
        <w:tblStyle w:val="Runbook-Table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6390"/>
      </w:tblGrid>
      <w:tr w:rsidR="00611651" w:rsidTr="30B466D0" w14:paraId="2D57D3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:rsidRPr="00072ABD" w:rsidR="00611651" w:rsidP="00073A7C" w:rsidRDefault="00284C30" w14:paraId="5BCB0B33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Requirement</w:t>
            </w:r>
          </w:p>
        </w:tc>
        <w:tc>
          <w:tcPr>
            <w:tcW w:w="6390" w:type="dxa"/>
          </w:tcPr>
          <w:p w:rsidRPr="00072ABD" w:rsidR="00611651" w:rsidP="00073A7C" w:rsidRDefault="00284C30" w14:paraId="17798E61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Details</w:t>
            </w:r>
          </w:p>
        </w:tc>
      </w:tr>
      <w:tr w:rsidR="00611651" w:rsidTr="30B466D0" w14:paraId="37537334" w14:textId="77777777">
        <w:trPr>
          <w:trHeight w:val="2087"/>
        </w:trPr>
        <w:tc>
          <w:tcPr>
            <w:tcW w:w="4320" w:type="dxa"/>
          </w:tcPr>
          <w:p w:rsidR="00611651" w:rsidP="1D02CF83" w:rsidRDefault="00284C30" w14:paraId="1D5846DD" w14:textId="77777777">
            <w:pPr>
              <w:ind w:left="0"/>
            </w:pPr>
            <w:r>
              <w:t>Customer Alias Provided</w:t>
            </w:r>
          </w:p>
        </w:tc>
        <w:tc>
          <w:tcPr>
            <w:tcW w:w="6390" w:type="dxa"/>
          </w:tcPr>
          <w:p w:rsidR="00611651" w:rsidP="1D02CF83" w:rsidRDefault="00284C30" w14:paraId="5EA33C76" w14:textId="32EBE645">
            <w:pPr>
              <w:ind w:left="0"/>
            </w:pPr>
            <w:r>
              <w:t xml:space="preserve">A valid customer-specific alias must be shared at the start of the project. </w:t>
            </w:r>
            <w:r w:rsidRPr="30B466D0" w:rsidR="00943382">
              <w:rPr>
                <w:color w:val="0A2F46" w:themeColor="text2"/>
              </w:rPr>
              <w:t>This alias will be used to make the T&amp;Q application through the Anaplan Configurator. You must be added to Anaplan as a workspace user.</w:t>
            </w:r>
            <w:r>
              <w:br/>
            </w:r>
            <w:r>
              <w:br/>
            </w:r>
            <w:r>
              <w:t xml:space="preserve">Example: </w:t>
            </w:r>
            <w:r w:rsidRPr="30B466D0">
              <w:rPr>
                <w:rFonts w:ascii="Consolas" w:hAnsi="Consolas" w:cs="Consolas"/>
              </w:rPr>
              <w:t>AnaplanSupport@customer.com</w:t>
            </w:r>
            <w:r>
              <w:t xml:space="preserve"> or a generic service account with the customer's email domain.</w:t>
            </w:r>
          </w:p>
        </w:tc>
      </w:tr>
    </w:tbl>
    <w:p w:rsidR="005F38B7" w:rsidRDefault="005F38B7" w14:paraId="0796722B" w14:textId="77777777"/>
    <w:p w:rsidR="00611651" w:rsidRDefault="00284C30" w14:paraId="177760CB" w14:textId="53087C54">
      <w:r>
        <w:t>🚨 Note: Delayed alias setup may postpone application generation for several days.</w:t>
      </w:r>
    </w:p>
    <w:p w:rsidR="00072ABD" w:rsidRDefault="00072ABD" w14:paraId="641D32E4" w14:textId="77777777">
      <w:pPr>
        <w:spacing w:after="200"/>
        <w:ind w:left="0"/>
        <w:contextualSpacing w:val="0"/>
        <w:rPr>
          <w:rFonts w:eastAsia="Times New Roman"/>
          <w:b/>
          <w:bCs/>
          <w:color w:val="FF6100" w:themeColor="accent1"/>
        </w:rPr>
      </w:pPr>
      <w:r>
        <w:br w:type="page"/>
      </w:r>
    </w:p>
    <w:p w:rsidR="00611651" w:rsidP="30B466D0" w:rsidRDefault="00943382" w14:paraId="59C9097C" w14:textId="06877066">
      <w:pPr>
        <w:pStyle w:val="2-Header2"/>
      </w:pPr>
      <w:bookmarkStart w:name="_Toc203482582" w:id="149"/>
      <w:bookmarkStart w:name="_Toc199751313" w:id="150"/>
      <w:r w:rsidRPr="30B466D0">
        <w:t>Risk flags to watch for</w:t>
      </w:r>
      <w:bookmarkEnd w:id="149"/>
      <w:bookmarkEnd w:id="150"/>
    </w:p>
    <w:p w:rsidR="00611651" w:rsidRDefault="00284C30" w14:paraId="107DCDAA" w14:textId="77777777">
      <w:r>
        <w:t>Below are common risk indicators observed in past Territory &amp; Quota projects. Identifying these early can help avoid missed deadlines, misaligned expectations, and rework during testing or deployment.</w:t>
      </w:r>
    </w:p>
    <w:p w:rsidR="006C4F9E" w:rsidRDefault="006C4F9E" w14:paraId="78C9973E" w14:textId="77777777"/>
    <w:tbl>
      <w:tblPr>
        <w:tblStyle w:val="Runbook-Table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6390"/>
      </w:tblGrid>
      <w:tr w:rsidRPr="00072ABD" w:rsidR="00611651" w:rsidTr="30B466D0" w14:paraId="33CFDC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:rsidRPr="00072ABD" w:rsidR="00611651" w:rsidP="1D02CF83" w:rsidRDefault="00284C30" w14:paraId="4547B0A6" w14:textId="77777777">
            <w:pPr>
              <w:jc w:val="center"/>
              <w:rPr>
                <w:color w:val="FFFFFF" w:themeColor="background1"/>
              </w:rPr>
            </w:pPr>
            <w:r w:rsidRPr="1D02CF83">
              <w:rPr>
                <w:color w:val="FFFFFF" w:themeColor="background1"/>
              </w:rPr>
              <w:t>Risk Flag</w:t>
            </w:r>
          </w:p>
        </w:tc>
        <w:tc>
          <w:tcPr>
            <w:tcW w:w="6390" w:type="dxa"/>
          </w:tcPr>
          <w:p w:rsidRPr="00072ABD" w:rsidR="00611651" w:rsidP="1D02CF83" w:rsidRDefault="00284C30" w14:paraId="6A50AB7D" w14:textId="77777777">
            <w:pPr>
              <w:jc w:val="center"/>
              <w:rPr>
                <w:color w:val="FFFFFF" w:themeColor="background1"/>
              </w:rPr>
            </w:pPr>
            <w:r w:rsidRPr="1D02CF83">
              <w:rPr>
                <w:color w:val="FFFFFF" w:themeColor="background1"/>
              </w:rPr>
              <w:t>Impact</w:t>
            </w:r>
          </w:p>
        </w:tc>
      </w:tr>
      <w:tr w:rsidRPr="00072ABD" w:rsidR="00611651" w:rsidTr="30B466D0" w14:paraId="27133E8C" w14:textId="77777777">
        <w:trPr>
          <w:trHeight w:val="759"/>
        </w:trPr>
        <w:tc>
          <w:tcPr>
            <w:tcW w:w="4320" w:type="dxa"/>
          </w:tcPr>
          <w:p w:rsidRPr="00072ABD" w:rsidR="00611651" w:rsidP="1D02CF83" w:rsidRDefault="00284C30" w14:paraId="4855E6F5" w14:textId="77777777">
            <w:pPr>
              <w:ind w:left="0"/>
            </w:pPr>
            <w:r>
              <w:t>Key data not available by project kickoff</w:t>
            </w:r>
          </w:p>
        </w:tc>
        <w:tc>
          <w:tcPr>
            <w:tcW w:w="6390" w:type="dxa"/>
          </w:tcPr>
          <w:p w:rsidRPr="00072ABD" w:rsidR="00611651" w:rsidP="1D02CF83" w:rsidRDefault="00284C30" w14:paraId="228A19FA" w14:textId="7F6F7C45">
            <w:pPr>
              <w:ind w:left="0"/>
            </w:pPr>
            <w:r>
              <w:t>Blocks application generation, testing, and UAT</w:t>
            </w:r>
            <w:r w:rsidR="00937B92">
              <w:t>.</w:t>
            </w:r>
          </w:p>
        </w:tc>
      </w:tr>
      <w:tr w:rsidRPr="00072ABD" w:rsidR="00611651" w:rsidTr="30B466D0" w14:paraId="3DA9B60F" w14:textId="77777777">
        <w:trPr>
          <w:trHeight w:val="759"/>
        </w:trPr>
        <w:tc>
          <w:tcPr>
            <w:tcW w:w="4320" w:type="dxa"/>
          </w:tcPr>
          <w:p w:rsidRPr="00072ABD" w:rsidR="00611651" w:rsidP="1D02CF83" w:rsidRDefault="00284C30" w14:paraId="28535994" w14:textId="4C763457">
            <w:pPr>
              <w:ind w:left="0"/>
            </w:pPr>
            <w:r>
              <w:t xml:space="preserve">Territory hierarchy </w:t>
            </w:r>
            <w:r w:rsidR="2A8C909D">
              <w:t>is not</w:t>
            </w:r>
            <w:r>
              <w:t xml:space="preserve"> available</w:t>
            </w:r>
          </w:p>
        </w:tc>
        <w:tc>
          <w:tcPr>
            <w:tcW w:w="6390" w:type="dxa"/>
          </w:tcPr>
          <w:p w:rsidRPr="00072ABD" w:rsidR="00611651" w:rsidP="30B466D0" w:rsidRDefault="007C7BE5" w14:paraId="20A038A4" w14:textId="33DD9800">
            <w:pPr>
              <w:ind w:left="0"/>
              <w:rPr>
                <w:color w:val="0A2F46" w:themeColor="text2"/>
              </w:rPr>
            </w:pPr>
            <w:r w:rsidRPr="30B466D0">
              <w:rPr>
                <w:color w:val="0A2F46" w:themeColor="text2"/>
              </w:rPr>
              <w:t>If only the rep/reporting hierarchy is given, it may take more time to build a usable territory structure. This can cause project or sprint delays.</w:t>
            </w:r>
          </w:p>
        </w:tc>
      </w:tr>
      <w:tr w:rsidRPr="00072ABD" w:rsidR="00611651" w:rsidTr="30B466D0" w14:paraId="43CE751F" w14:textId="77777777">
        <w:trPr>
          <w:trHeight w:val="759"/>
        </w:trPr>
        <w:tc>
          <w:tcPr>
            <w:tcW w:w="4320" w:type="dxa"/>
          </w:tcPr>
          <w:p w:rsidRPr="00072ABD" w:rsidR="00611651" w:rsidP="1D02CF83" w:rsidRDefault="00284C30" w14:paraId="32BA260E" w14:textId="77777777">
            <w:pPr>
              <w:ind w:left="0"/>
            </w:pPr>
            <w:r>
              <w:t>Territory hierarchy not finalized</w:t>
            </w:r>
          </w:p>
        </w:tc>
        <w:tc>
          <w:tcPr>
            <w:tcW w:w="6390" w:type="dxa"/>
          </w:tcPr>
          <w:p w:rsidRPr="00072ABD" w:rsidR="00611651" w:rsidP="1D02CF83" w:rsidRDefault="00284C30" w14:paraId="2A52C14D" w14:textId="2670DCDA">
            <w:pPr>
              <w:ind w:left="0"/>
            </w:pPr>
            <w:r>
              <w:t>Results in rework of assignments and quota alignment logic</w:t>
            </w:r>
            <w:r w:rsidR="00937B92">
              <w:t>.</w:t>
            </w:r>
          </w:p>
        </w:tc>
      </w:tr>
      <w:tr w:rsidRPr="00072ABD" w:rsidR="00611651" w:rsidTr="30B466D0" w14:paraId="66C76007" w14:textId="77777777">
        <w:trPr>
          <w:trHeight w:val="759"/>
        </w:trPr>
        <w:tc>
          <w:tcPr>
            <w:tcW w:w="4320" w:type="dxa"/>
          </w:tcPr>
          <w:p w:rsidRPr="00072ABD" w:rsidR="00611651" w:rsidP="1D02CF83" w:rsidRDefault="00284C30" w14:paraId="62701168" w14:textId="77777777">
            <w:pPr>
              <w:ind w:left="0"/>
            </w:pPr>
            <w:r>
              <w:t>No defined process for in-year changes (LOA/onboarding)</w:t>
            </w:r>
          </w:p>
        </w:tc>
        <w:tc>
          <w:tcPr>
            <w:tcW w:w="6390" w:type="dxa"/>
          </w:tcPr>
          <w:p w:rsidRPr="00072ABD" w:rsidR="00611651" w:rsidP="1D02CF83" w:rsidRDefault="00284C30" w14:paraId="0058B93F" w14:textId="3F06C117">
            <w:pPr>
              <w:ind w:left="0"/>
            </w:pPr>
            <w:r>
              <w:t xml:space="preserve">Leads to confusion post-launch; undermines </w:t>
            </w:r>
            <w:r w:rsidRPr="30B466D0" w:rsidR="11822734">
              <w:rPr>
                <w:color w:val="0A2F46" w:themeColor="text2"/>
              </w:rPr>
              <w:t>administration</w:t>
            </w:r>
            <w:r>
              <w:t xml:space="preserve"> adoption</w:t>
            </w:r>
            <w:r w:rsidR="00937B92">
              <w:t>.</w:t>
            </w:r>
          </w:p>
        </w:tc>
      </w:tr>
      <w:tr w:rsidRPr="00072ABD" w:rsidR="00611651" w:rsidTr="30B466D0" w14:paraId="41396BA2" w14:textId="77777777">
        <w:trPr>
          <w:trHeight w:val="759"/>
        </w:trPr>
        <w:tc>
          <w:tcPr>
            <w:tcW w:w="4320" w:type="dxa"/>
          </w:tcPr>
          <w:p w:rsidRPr="00072ABD" w:rsidR="00611651" w:rsidP="1D02CF83" w:rsidRDefault="00284C30" w14:paraId="09BBEAF4" w14:textId="77777777">
            <w:pPr>
              <w:ind w:left="0"/>
            </w:pPr>
            <w:r>
              <w:t xml:space="preserve">Quota methodology </w:t>
            </w:r>
            <w:r w:rsidR="27C9137D">
              <w:t xml:space="preserve">is </w:t>
            </w:r>
            <w:r>
              <w:t>unclear or still under debate</w:t>
            </w:r>
          </w:p>
        </w:tc>
        <w:tc>
          <w:tcPr>
            <w:tcW w:w="6390" w:type="dxa"/>
          </w:tcPr>
          <w:p w:rsidRPr="00072ABD" w:rsidR="00611651" w:rsidP="1D02CF83" w:rsidRDefault="00284C30" w14:paraId="09313E8D" w14:textId="09A249E3">
            <w:pPr>
              <w:ind w:left="0"/>
            </w:pPr>
            <w:r>
              <w:t xml:space="preserve">Delays quota allocation design and downstream </w:t>
            </w:r>
            <w:r w:rsidR="00C43D10">
              <w:t>QMF</w:t>
            </w:r>
            <w:r>
              <w:t xml:space="preserve"> alignment</w:t>
            </w:r>
            <w:r w:rsidR="00937B92">
              <w:t>.</w:t>
            </w:r>
          </w:p>
        </w:tc>
      </w:tr>
      <w:tr w:rsidRPr="00072ABD" w:rsidR="00611651" w:rsidTr="30B466D0" w14:paraId="7A0FA6EB" w14:textId="77777777">
        <w:trPr>
          <w:trHeight w:val="759"/>
        </w:trPr>
        <w:tc>
          <w:tcPr>
            <w:tcW w:w="4320" w:type="dxa"/>
          </w:tcPr>
          <w:p w:rsidRPr="00072ABD" w:rsidR="00611651" w:rsidP="1D02CF83" w:rsidRDefault="00284C30" w14:paraId="52E2F979" w14:textId="715F3819">
            <w:pPr>
              <w:ind w:left="0"/>
            </w:pPr>
            <w:r>
              <w:t xml:space="preserve">Stakeholders </w:t>
            </w:r>
            <w:r w:rsidRPr="30B466D0" w:rsidR="11822734">
              <w:rPr>
                <w:color w:val="0A2F46" w:themeColor="text2"/>
              </w:rPr>
              <w:t>are unavailable</w:t>
            </w:r>
            <w:r>
              <w:t xml:space="preserve"> for review or decisions</w:t>
            </w:r>
          </w:p>
        </w:tc>
        <w:tc>
          <w:tcPr>
            <w:tcW w:w="6390" w:type="dxa"/>
          </w:tcPr>
          <w:p w:rsidRPr="00072ABD" w:rsidR="00611651" w:rsidP="1D02CF83" w:rsidRDefault="00284C30" w14:paraId="688965B4" w14:textId="49119339">
            <w:pPr>
              <w:ind w:left="0"/>
            </w:pPr>
            <w:r>
              <w:t>Slows design sign-off, data validation, and approval workflows</w:t>
            </w:r>
            <w:r w:rsidR="00937B92">
              <w:t>.</w:t>
            </w:r>
          </w:p>
        </w:tc>
      </w:tr>
      <w:tr w:rsidRPr="00072ABD" w:rsidR="00611651" w:rsidTr="30B466D0" w14:paraId="0F71D682" w14:textId="77777777">
        <w:trPr>
          <w:trHeight w:val="759"/>
        </w:trPr>
        <w:tc>
          <w:tcPr>
            <w:tcW w:w="4320" w:type="dxa"/>
          </w:tcPr>
          <w:p w:rsidRPr="00072ABD" w:rsidR="00611651" w:rsidP="1D02CF83" w:rsidRDefault="00284C30" w14:paraId="4583813A" w14:textId="053EDFC0">
            <w:pPr>
              <w:ind w:left="0"/>
            </w:pPr>
            <w:r>
              <w:t xml:space="preserve">Customer lacks Anaplan </w:t>
            </w:r>
            <w:r w:rsidRPr="30B466D0" w:rsidR="45EB7F1C">
              <w:rPr>
                <w:color w:val="0A2F46" w:themeColor="text2"/>
              </w:rPr>
              <w:t>CoE</w:t>
            </w:r>
            <w:r>
              <w:t xml:space="preserve"> or model owner</w:t>
            </w:r>
          </w:p>
        </w:tc>
        <w:tc>
          <w:tcPr>
            <w:tcW w:w="6390" w:type="dxa"/>
          </w:tcPr>
          <w:p w:rsidRPr="00072ABD" w:rsidR="00611651" w:rsidP="1D02CF83" w:rsidRDefault="00284C30" w14:paraId="610171A6" w14:textId="662620BF">
            <w:pPr>
              <w:ind w:left="0"/>
            </w:pPr>
            <w:r>
              <w:t>Increases delivery risk and post-go-live support load</w:t>
            </w:r>
            <w:r w:rsidR="00937B92">
              <w:t>.</w:t>
            </w:r>
          </w:p>
        </w:tc>
      </w:tr>
    </w:tbl>
    <w:p w:rsidR="006C4F9E" w:rsidP="00B126F8" w:rsidRDefault="006C4F9E" w14:paraId="765933CD" w14:textId="77777777"/>
    <w:p w:rsidR="00072ABD" w:rsidP="00B126F8" w:rsidRDefault="00284C30" w14:paraId="23CFDAB9" w14:textId="4DC83CFF">
      <w:pPr>
        <w:rPr>
          <w:b/>
          <w:bCs/>
        </w:rPr>
      </w:pPr>
      <w:r>
        <w:t xml:space="preserve">✅ Best </w:t>
      </w:r>
      <w:r w:rsidR="008C3672">
        <w:t>practice</w:t>
      </w:r>
      <w:r>
        <w:t>: Review this checklist during project kickoff. For any flagged items, set clear owners and timelines before moving to model configuration.</w:t>
      </w:r>
      <w:r>
        <w:br/>
      </w:r>
      <w:r>
        <w:br/>
      </w:r>
    </w:p>
    <w:p w:rsidR="00072ABD" w:rsidRDefault="00072ABD" w14:paraId="33BCF1D2" w14:textId="77777777">
      <w:pPr>
        <w:spacing w:after="200"/>
        <w:ind w:left="0"/>
        <w:contextualSpacing w:val="0"/>
        <w:rPr>
          <w:b/>
          <w:bCs/>
        </w:rPr>
      </w:pPr>
      <w:r>
        <w:rPr>
          <w:b/>
          <w:bCs/>
        </w:rPr>
        <w:br w:type="page"/>
      </w:r>
    </w:p>
    <w:p w:rsidRPr="00B126F8" w:rsidR="00B126F8" w:rsidP="00072ABD" w:rsidRDefault="00B126F8" w14:paraId="1D3EED9B" w14:textId="5B9D89C5">
      <w:pPr>
        <w:pStyle w:val="1-Header1"/>
      </w:pPr>
      <w:bookmarkStart w:name="_Toc203482583" w:id="151"/>
      <w:r>
        <w:t xml:space="preserve">Implementation </w:t>
      </w:r>
      <w:bookmarkEnd w:id="151"/>
      <w:r w:rsidR="00937B92">
        <w:t>lifecycle</w:t>
      </w:r>
    </w:p>
    <w:p w:rsidRPr="00B126F8" w:rsidR="00B126F8" w:rsidP="30B466D0" w:rsidRDefault="00B126F8" w14:paraId="122E0584" w14:textId="0ABFF35C">
      <w:pPr>
        <w:pStyle w:val="2-Header2"/>
      </w:pPr>
      <w:bookmarkStart w:name="_Toc199751314" w:id="152"/>
      <w:bookmarkStart w:name="_Toc203482584" w:id="153"/>
      <w:r>
        <w:t xml:space="preserve">Foundation &amp; </w:t>
      </w:r>
      <w:bookmarkEnd w:id="152"/>
      <w:bookmarkEnd w:id="153"/>
      <w:r w:rsidR="00937B92">
        <w:t>configuration</w:t>
      </w:r>
    </w:p>
    <w:p w:rsidRPr="00072ABD" w:rsidR="00B126F8" w:rsidP="004C7EC0" w:rsidRDefault="00B126F8" w14:paraId="0A9640E5" w14:textId="77777777">
      <w:pPr>
        <w:pStyle w:val="3-Header3"/>
        <w:numPr>
          <w:ilvl w:val="0"/>
          <w:numId w:val="9"/>
        </w:numPr>
      </w:pPr>
      <w:bookmarkStart w:name="_Toc199751315" w:id="154"/>
      <w:r w:rsidRPr="00072ABD">
        <w:t>Goals</w:t>
      </w:r>
      <w:bookmarkEnd w:id="154"/>
    </w:p>
    <w:p w:rsidRPr="00B126F8" w:rsidR="00B126F8" w:rsidP="30B466D0" w:rsidRDefault="00B126F8" w14:paraId="41443D8D" w14:textId="77777777">
      <w:pPr>
        <w:pStyle w:val="5-NormalwithBulletedList"/>
        <w:numPr>
          <w:ilvl w:val="0"/>
          <w:numId w:val="0"/>
        </w:numPr>
        <w:ind w:left="900"/>
      </w:pPr>
      <w:r>
        <w:t>Confirm planning scope, logic, and roles</w:t>
      </w:r>
    </w:p>
    <w:p w:rsidRPr="00B126F8" w:rsidR="00B126F8" w:rsidP="30B466D0" w:rsidRDefault="00B126F8" w14:paraId="71FA1213" w14:textId="77777777">
      <w:pPr>
        <w:pStyle w:val="5-NormalwithBulletedList"/>
        <w:numPr>
          <w:ilvl w:val="0"/>
          <w:numId w:val="0"/>
        </w:numPr>
        <w:ind w:left="900"/>
      </w:pPr>
      <w:r>
        <w:t>Validate source data and integration readiness</w:t>
      </w:r>
    </w:p>
    <w:p w:rsidRPr="00B126F8" w:rsidR="00B126F8" w:rsidP="30B466D0" w:rsidRDefault="00B126F8" w14:paraId="21946A86" w14:textId="77777777">
      <w:pPr>
        <w:pStyle w:val="5-NormalwithBulletedList"/>
        <w:numPr>
          <w:ilvl w:val="0"/>
          <w:numId w:val="0"/>
        </w:numPr>
        <w:ind w:left="900"/>
      </w:pPr>
      <w:r>
        <w:t>Complete guided setup and dimensional configuration</w:t>
      </w:r>
    </w:p>
    <w:p w:rsidRPr="00B126F8" w:rsidR="00B126F8" w:rsidP="00072ABD" w:rsidRDefault="00B126F8" w14:paraId="55C767D3" w14:textId="77777777">
      <w:pPr>
        <w:pStyle w:val="3-Header3"/>
      </w:pPr>
      <w:bookmarkStart w:name="_Toc199751316" w:id="155"/>
      <w:r w:rsidRPr="00B126F8">
        <w:t>Key Activities</w:t>
      </w:r>
      <w:bookmarkEnd w:id="155"/>
    </w:p>
    <w:p w:rsidRPr="00072ABD" w:rsidR="00B126F8" w:rsidP="004C7EC0" w:rsidRDefault="00B126F8" w14:paraId="5DE6FEFD" w14:textId="00AB7E40">
      <w:pPr>
        <w:pStyle w:val="5-NormalwithBulletedList"/>
        <w:numPr>
          <w:ilvl w:val="0"/>
          <w:numId w:val="16"/>
        </w:numPr>
      </w:pPr>
      <w:r>
        <w:t xml:space="preserve">Conduct </w:t>
      </w:r>
      <w:r w:rsidR="00A15F0C">
        <w:t xml:space="preserve">foundation </w:t>
      </w:r>
      <w:r>
        <w:t>kickoff workshop</w:t>
      </w:r>
    </w:p>
    <w:p w:rsidRPr="00072ABD" w:rsidR="00B126F8" w:rsidP="004C7EC0" w:rsidRDefault="00B126F8" w14:paraId="01D11AFD" w14:textId="77777777">
      <w:pPr>
        <w:pStyle w:val="5-NormalwithBulletedList"/>
        <w:numPr>
          <w:ilvl w:val="0"/>
          <w:numId w:val="16"/>
        </w:numPr>
      </w:pPr>
      <w:r>
        <w:t>Finalize planning assumptions (quota method, planning measures, hierarchy levels)</w:t>
      </w:r>
    </w:p>
    <w:p w:rsidRPr="00072ABD" w:rsidR="00B126F8" w:rsidP="004C7EC0" w:rsidRDefault="00B126F8" w14:paraId="4E04FEAD" w14:textId="02BBE21A">
      <w:pPr>
        <w:pStyle w:val="5-NormalwithBulletedList"/>
        <w:numPr>
          <w:ilvl w:val="0"/>
          <w:numId w:val="16"/>
        </w:numPr>
      </w:pPr>
      <w:r>
        <w:t>Complete guided setup using the Configurator app</w:t>
      </w:r>
      <w:r w:rsidR="2E814DB3">
        <w:t>lication</w:t>
      </w:r>
    </w:p>
    <w:p w:rsidRPr="00072ABD" w:rsidR="00B126F8" w:rsidP="004C7EC0" w:rsidRDefault="00B126F8" w14:paraId="30AB177B" w14:textId="77777777">
      <w:pPr>
        <w:pStyle w:val="5-NormalwithBulletedList"/>
        <w:numPr>
          <w:ilvl w:val="0"/>
          <w:numId w:val="16"/>
        </w:numPr>
      </w:pPr>
      <w:r>
        <w:t>Define UX layout strategy and integration dependencies</w:t>
      </w:r>
    </w:p>
    <w:p w:rsidRPr="00072ABD" w:rsidR="00B126F8" w:rsidP="00072ABD" w:rsidRDefault="00B126F8" w14:paraId="2EB091FE" w14:textId="77777777">
      <w:pPr>
        <w:pStyle w:val="3-Header3"/>
      </w:pPr>
      <w:bookmarkStart w:name="_Toc199751317" w:id="156"/>
      <w:r w:rsidRPr="00072ABD">
        <w:t>Outputs</w:t>
      </w:r>
      <w:bookmarkEnd w:id="156"/>
    </w:p>
    <w:p w:rsidRPr="00B126F8" w:rsidR="00B126F8" w:rsidP="004C7EC0" w:rsidRDefault="00B126F8" w14:paraId="46DD7B9D" w14:textId="3FEFF55F">
      <w:pPr>
        <w:pStyle w:val="5-NormalwithBulletedList"/>
        <w:numPr>
          <w:ilvl w:val="0"/>
          <w:numId w:val="17"/>
        </w:numPr>
      </w:pPr>
      <w:r>
        <w:t>Data</w:t>
      </w:r>
      <w:r w:rsidR="71281CBC">
        <w:t xml:space="preserve"> </w:t>
      </w:r>
      <w:r>
        <w:t>readiness checklist complete</w:t>
      </w:r>
    </w:p>
    <w:p w:rsidRPr="00B126F8" w:rsidR="00B126F8" w:rsidP="004C7EC0" w:rsidRDefault="00B126F8" w14:paraId="39DC14AC" w14:textId="77777777">
      <w:pPr>
        <w:pStyle w:val="5-NormalwithBulletedList"/>
        <w:numPr>
          <w:ilvl w:val="0"/>
          <w:numId w:val="17"/>
        </w:numPr>
      </w:pPr>
      <w:r>
        <w:t>Configurator inputs finalized</w:t>
      </w:r>
    </w:p>
    <w:p w:rsidRPr="00B126F8" w:rsidR="00B126F8" w:rsidP="004C7EC0" w:rsidRDefault="00B126F8" w14:paraId="4B11CDC5" w14:textId="77777777">
      <w:pPr>
        <w:pStyle w:val="5-NormalwithBulletedList"/>
        <w:numPr>
          <w:ilvl w:val="0"/>
          <w:numId w:val="17"/>
        </w:numPr>
      </w:pPr>
      <w:r>
        <w:t>Planning assumptions documented</w:t>
      </w:r>
    </w:p>
    <w:p w:rsidRPr="00B126F8" w:rsidR="00B126F8" w:rsidP="004C7EC0" w:rsidRDefault="00B126F8" w14:paraId="050FDCC1" w14:textId="77777777">
      <w:pPr>
        <w:pStyle w:val="5-NormalwithBulletedList"/>
        <w:numPr>
          <w:ilvl w:val="0"/>
          <w:numId w:val="17"/>
        </w:numPr>
      </w:pPr>
      <w:r>
        <w:t>Integration requirements captured</w:t>
      </w:r>
    </w:p>
    <w:p w:rsidRPr="00072ABD" w:rsidR="00B126F8" w:rsidP="00072ABD" w:rsidRDefault="00B126F8" w14:paraId="4C9497F4" w14:textId="77777777">
      <w:pPr>
        <w:pStyle w:val="3-Header3"/>
      </w:pPr>
      <w:bookmarkStart w:name="_Toc199751318" w:id="157"/>
      <w:r w:rsidRPr="00072ABD">
        <w:t>Recommended Sessions with Customer</w:t>
      </w:r>
      <w:bookmarkEnd w:id="157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  <w:gridCol w:w="6210"/>
      </w:tblGrid>
      <w:tr w:rsidRPr="00B126F8" w:rsidR="00B126F8" w:rsidTr="30B466D0" w14:paraId="23C69F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95" w:type="dxa"/>
            <w:hideMark/>
          </w:tcPr>
          <w:p w:rsidRPr="00072ABD" w:rsidR="00B126F8" w:rsidP="00073A7C" w:rsidRDefault="00B126F8" w14:paraId="7B963C2F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Session</w:t>
            </w:r>
          </w:p>
        </w:tc>
        <w:tc>
          <w:tcPr>
            <w:tcW w:w="6210" w:type="dxa"/>
            <w:hideMark/>
          </w:tcPr>
          <w:p w:rsidRPr="00072ABD" w:rsidR="00B126F8" w:rsidP="00073A7C" w:rsidRDefault="00B126F8" w14:paraId="4D8FE164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Purpose</w:t>
            </w:r>
          </w:p>
        </w:tc>
      </w:tr>
      <w:tr w:rsidRPr="00B126F8" w:rsidR="00B126F8" w:rsidTr="30B466D0" w14:paraId="0C2AD3E3" w14:textId="77777777">
        <w:trPr>
          <w:trHeight w:val="708"/>
        </w:trPr>
        <w:tc>
          <w:tcPr>
            <w:tcW w:w="4495" w:type="dxa"/>
            <w:hideMark/>
          </w:tcPr>
          <w:p w:rsidRPr="00072ABD" w:rsidR="00B126F8" w:rsidP="1D02CF83" w:rsidRDefault="00B126F8" w14:paraId="15D4959B" w14:textId="00997626">
            <w:pPr>
              <w:ind w:left="0"/>
            </w:pPr>
            <w:r>
              <w:t xml:space="preserve">Kickoff &amp; </w:t>
            </w:r>
            <w:r w:rsidR="00A15F0C">
              <w:t>planning s</w:t>
            </w:r>
            <w:r>
              <w:t xml:space="preserve">cope </w:t>
            </w:r>
            <w:r w:rsidR="00A15F0C">
              <w:t>a</w:t>
            </w:r>
            <w:r>
              <w:t>lignment</w:t>
            </w:r>
          </w:p>
        </w:tc>
        <w:tc>
          <w:tcPr>
            <w:tcW w:w="6210" w:type="dxa"/>
            <w:hideMark/>
          </w:tcPr>
          <w:p w:rsidRPr="00072ABD" w:rsidR="00B126F8" w:rsidP="1D02CF83" w:rsidRDefault="00B126F8" w14:paraId="177C0725" w14:textId="77777777">
            <w:pPr>
              <w:ind w:left="0"/>
            </w:pPr>
            <w:r>
              <w:t>Align sponsors and team on objectives, timeline, deliverables, and RACI.</w:t>
            </w:r>
          </w:p>
        </w:tc>
      </w:tr>
      <w:tr w:rsidRPr="00B126F8" w:rsidR="002E5C9E" w:rsidTr="30B466D0" w14:paraId="68C6B98C" w14:textId="77777777">
        <w:trPr>
          <w:trHeight w:val="708"/>
        </w:trPr>
        <w:tc>
          <w:tcPr>
            <w:tcW w:w="4495" w:type="dxa"/>
          </w:tcPr>
          <w:p w:rsidRPr="00072ABD" w:rsidR="002E5C9E" w:rsidP="1D02CF83" w:rsidRDefault="002E5C9E" w14:paraId="79C859E4" w14:textId="2873D07F">
            <w:pPr>
              <w:ind w:left="0"/>
            </w:pPr>
            <w:r>
              <w:t xml:space="preserve">Data </w:t>
            </w:r>
            <w:r w:rsidR="00A15F0C">
              <w:t>r</w:t>
            </w:r>
            <w:r>
              <w:t xml:space="preserve">eadiness </w:t>
            </w:r>
            <w:r w:rsidR="00A15F0C">
              <w:t>k</w:t>
            </w:r>
            <w:r w:rsidR="005655F9">
              <w:t>ickoff</w:t>
            </w:r>
          </w:p>
        </w:tc>
        <w:tc>
          <w:tcPr>
            <w:tcW w:w="6210" w:type="dxa"/>
          </w:tcPr>
          <w:p w:rsidRPr="00072ABD" w:rsidR="002E5C9E" w:rsidP="1D02CF83" w:rsidRDefault="002E5C9E" w14:paraId="162D73F8" w14:textId="4BC4F45D">
            <w:pPr>
              <w:ind w:left="0"/>
            </w:pPr>
            <w:r>
              <w:t>Validate data</w:t>
            </w:r>
            <w:r w:rsidR="6F2C0BB4">
              <w:t xml:space="preserve"> pr</w:t>
            </w:r>
            <w:r>
              <w:t>ep workbook, field mappings, delivery dates, and flag gaps.</w:t>
            </w:r>
          </w:p>
        </w:tc>
      </w:tr>
      <w:tr w:rsidRPr="00B126F8" w:rsidR="002E5C9E" w:rsidTr="30B466D0" w14:paraId="28197029" w14:textId="77777777">
        <w:trPr>
          <w:trHeight w:val="708"/>
        </w:trPr>
        <w:tc>
          <w:tcPr>
            <w:tcW w:w="4495" w:type="dxa"/>
            <w:hideMark/>
          </w:tcPr>
          <w:p w:rsidRPr="00072ABD" w:rsidR="002E5C9E" w:rsidP="1D02CF83" w:rsidRDefault="002E5C9E" w14:paraId="620F5CD7" w14:textId="6378518E">
            <w:pPr>
              <w:ind w:left="0"/>
            </w:pPr>
            <w:r>
              <w:t xml:space="preserve">Process </w:t>
            </w:r>
            <w:r w:rsidR="00A15F0C">
              <w:t>d</w:t>
            </w:r>
            <w:r>
              <w:t xml:space="preserve">eep </w:t>
            </w:r>
            <w:r w:rsidR="00A15F0C">
              <w:t>d</w:t>
            </w:r>
            <w:r>
              <w:t xml:space="preserve">ive – </w:t>
            </w:r>
            <w:r w:rsidR="00A15F0C">
              <w:t>T</w:t>
            </w:r>
            <w:r w:rsidR="1C0B04C0">
              <w:t>e</w:t>
            </w:r>
            <w:r>
              <w:t xml:space="preserve">rritory </w:t>
            </w:r>
            <w:r w:rsidR="1C0B04C0">
              <w:t>h</w:t>
            </w:r>
            <w:r>
              <w:t xml:space="preserve">ierarchy &amp; Account </w:t>
            </w:r>
            <w:r w:rsidR="1C0B04C0">
              <w:t>a</w:t>
            </w:r>
            <w:r>
              <w:t>ssignment</w:t>
            </w:r>
          </w:p>
        </w:tc>
        <w:tc>
          <w:tcPr>
            <w:tcW w:w="6210" w:type="dxa"/>
            <w:hideMark/>
          </w:tcPr>
          <w:p w:rsidRPr="00072ABD" w:rsidR="002E5C9E" w:rsidP="1D02CF83" w:rsidRDefault="002E5C9E" w14:paraId="026998D9" w14:textId="01A486C1">
            <w:pPr>
              <w:ind w:left="0"/>
            </w:pPr>
            <w:r>
              <w:t>Define territory levels, parent</w:t>
            </w:r>
            <w:r w:rsidR="17EF368F">
              <w:t xml:space="preserve"> c</w:t>
            </w:r>
            <w:r>
              <w:t>hild relationships, and account</w:t>
            </w:r>
            <w:r w:rsidR="7CDF5FD7">
              <w:t xml:space="preserve"> </w:t>
            </w:r>
            <w:r>
              <w:t>assignment rules.</w:t>
            </w:r>
          </w:p>
        </w:tc>
      </w:tr>
      <w:tr w:rsidRPr="00B126F8" w:rsidR="002E5C9E" w:rsidTr="30B466D0" w14:paraId="4060FD2F" w14:textId="77777777">
        <w:trPr>
          <w:trHeight w:val="708"/>
        </w:trPr>
        <w:tc>
          <w:tcPr>
            <w:tcW w:w="4495" w:type="dxa"/>
            <w:hideMark/>
          </w:tcPr>
          <w:p w:rsidRPr="00072ABD" w:rsidR="002E5C9E" w:rsidP="1D02CF83" w:rsidRDefault="002E5C9E" w14:paraId="72F098A1" w14:textId="7AEAD713">
            <w:pPr>
              <w:ind w:left="0"/>
            </w:pPr>
            <w:r>
              <w:t xml:space="preserve">Process </w:t>
            </w:r>
            <w:r w:rsidR="00A15F0C">
              <w:t>d</w:t>
            </w:r>
            <w:r>
              <w:t xml:space="preserve">eep </w:t>
            </w:r>
            <w:r w:rsidR="00A15F0C">
              <w:t>d</w:t>
            </w:r>
            <w:r>
              <w:t xml:space="preserve">ive – Target </w:t>
            </w:r>
            <w:r w:rsidR="1C0B04C0">
              <w:t>s</w:t>
            </w:r>
            <w:r>
              <w:t>etting &amp; Approvals</w:t>
            </w:r>
          </w:p>
        </w:tc>
        <w:tc>
          <w:tcPr>
            <w:tcW w:w="6210" w:type="dxa"/>
            <w:hideMark/>
          </w:tcPr>
          <w:p w:rsidRPr="00072ABD" w:rsidR="002E5C9E" w:rsidP="1D02CF83" w:rsidRDefault="002E5C9E" w14:paraId="131C5120" w14:textId="77777777">
            <w:pPr>
              <w:ind w:left="0"/>
            </w:pPr>
            <w:r>
              <w:t>Confirm target types, allocation methodology, and approval workflow.</w:t>
            </w:r>
          </w:p>
        </w:tc>
      </w:tr>
      <w:tr w:rsidRPr="00B126F8" w:rsidR="002E5C9E" w:rsidTr="30B466D0" w14:paraId="11EB9658" w14:textId="77777777">
        <w:trPr>
          <w:trHeight w:val="708"/>
        </w:trPr>
        <w:tc>
          <w:tcPr>
            <w:tcW w:w="4495" w:type="dxa"/>
            <w:hideMark/>
          </w:tcPr>
          <w:p w:rsidRPr="00072ABD" w:rsidR="002E5C9E" w:rsidP="1D02CF83" w:rsidRDefault="002E5C9E" w14:paraId="63DDD5A1" w14:textId="57F224D6">
            <w:pPr>
              <w:ind w:left="0"/>
            </w:pPr>
            <w:r>
              <w:t xml:space="preserve">Process </w:t>
            </w:r>
            <w:r w:rsidR="1C0B04C0">
              <w:t>d</w:t>
            </w:r>
            <w:r>
              <w:t xml:space="preserve">eep </w:t>
            </w:r>
            <w:r w:rsidR="1C0B04C0">
              <w:t>d</w:t>
            </w:r>
            <w:r>
              <w:t xml:space="preserve">ive – Sales </w:t>
            </w:r>
            <w:r w:rsidR="1C0B04C0">
              <w:t>r</w:t>
            </w:r>
            <w:r>
              <w:t xml:space="preserve">oles &amp; Resource </w:t>
            </w:r>
            <w:r w:rsidR="1C0B04C0">
              <w:t>a</w:t>
            </w:r>
            <w:r>
              <w:t>ssignment</w:t>
            </w:r>
          </w:p>
        </w:tc>
        <w:tc>
          <w:tcPr>
            <w:tcW w:w="6210" w:type="dxa"/>
            <w:hideMark/>
          </w:tcPr>
          <w:p w:rsidRPr="00072ABD" w:rsidR="002E5C9E" w:rsidP="1D02CF83" w:rsidRDefault="002E5C9E" w14:paraId="50596E5C" w14:textId="77777777">
            <w:pPr>
              <w:ind w:left="0"/>
            </w:pPr>
            <w:r>
              <w:t>Review rep types, ramp/proration, LOA policies, and midyear change handling.</w:t>
            </w:r>
          </w:p>
        </w:tc>
      </w:tr>
      <w:tr w:rsidRPr="00B126F8" w:rsidR="002E5C9E" w:rsidTr="30B466D0" w14:paraId="351C5A00" w14:textId="77777777">
        <w:trPr>
          <w:trHeight w:val="708"/>
        </w:trPr>
        <w:tc>
          <w:tcPr>
            <w:tcW w:w="4495" w:type="dxa"/>
            <w:hideMark/>
          </w:tcPr>
          <w:p w:rsidRPr="001F2F61" w:rsidR="002E5C9E" w:rsidP="1D02CF83" w:rsidRDefault="002E5C9E" w14:paraId="15F3560F" w14:textId="7580A25C">
            <w:pPr>
              <w:ind w:left="0"/>
              <w:rPr>
                <w:lang w:val="fr-FR"/>
              </w:rPr>
            </w:pPr>
            <w:r w:rsidRPr="001F2F61">
              <w:rPr>
                <w:lang w:val="fr-FR"/>
              </w:rPr>
              <w:t xml:space="preserve">Process </w:t>
            </w:r>
            <w:r w:rsidRPr="001F2F61" w:rsidR="1C0B04C0">
              <w:rPr>
                <w:lang w:val="fr-FR"/>
              </w:rPr>
              <w:t>d</w:t>
            </w:r>
            <w:r w:rsidRPr="001F2F61">
              <w:rPr>
                <w:lang w:val="fr-FR"/>
              </w:rPr>
              <w:t xml:space="preserve">eep </w:t>
            </w:r>
            <w:r w:rsidRPr="001F2F61" w:rsidR="1C0B04C0">
              <w:rPr>
                <w:lang w:val="fr-FR"/>
              </w:rPr>
              <w:t>d</w:t>
            </w:r>
            <w:r w:rsidRPr="001F2F61">
              <w:rPr>
                <w:lang w:val="fr-FR"/>
              </w:rPr>
              <w:t xml:space="preserve">ive – Quota </w:t>
            </w:r>
            <w:r w:rsidRPr="001F2F61" w:rsidR="1C0B04C0">
              <w:rPr>
                <w:lang w:val="fr-FR"/>
              </w:rPr>
              <w:t>m</w:t>
            </w:r>
            <w:r w:rsidRPr="001F2F61">
              <w:rPr>
                <w:lang w:val="fr-FR"/>
              </w:rPr>
              <w:t xml:space="preserve">anagement &amp; </w:t>
            </w:r>
            <w:r w:rsidRPr="001F2F61" w:rsidR="1C0B04C0">
              <w:rPr>
                <w:lang w:val="fr-FR"/>
              </w:rPr>
              <w:t>q</w:t>
            </w:r>
            <w:r w:rsidRPr="001F2F61">
              <w:rPr>
                <w:lang w:val="fr-FR"/>
              </w:rPr>
              <w:t xml:space="preserve">uota </w:t>
            </w:r>
            <w:r w:rsidRPr="001F2F61" w:rsidR="1C0B04C0">
              <w:rPr>
                <w:lang w:val="fr-FR"/>
              </w:rPr>
              <w:t>c</w:t>
            </w:r>
            <w:r w:rsidRPr="001F2F61">
              <w:rPr>
                <w:lang w:val="fr-FR"/>
              </w:rPr>
              <w:t>ommunication</w:t>
            </w:r>
          </w:p>
        </w:tc>
        <w:tc>
          <w:tcPr>
            <w:tcW w:w="6210" w:type="dxa"/>
            <w:hideMark/>
          </w:tcPr>
          <w:p w:rsidRPr="00072ABD" w:rsidR="002E5C9E" w:rsidP="1D02CF83" w:rsidRDefault="002E5C9E" w14:paraId="333937BF" w14:textId="174CF32E">
            <w:pPr>
              <w:ind w:left="0"/>
            </w:pPr>
            <w:r>
              <w:t>Determine quota</w:t>
            </w:r>
            <w:r w:rsidR="777AF62B">
              <w:t xml:space="preserve"> </w:t>
            </w:r>
            <w:r>
              <w:t>communication channel</w:t>
            </w:r>
            <w:r w:rsidR="1C0B04C0">
              <w:t>,</w:t>
            </w:r>
            <w:r>
              <w:t xml:space="preserve"> and acknowledgment tracking</w:t>
            </w:r>
            <w:r w:rsidR="1C0B04C0">
              <w:t xml:space="preserve"> </w:t>
            </w:r>
            <w:r>
              <w:t>if require</w:t>
            </w:r>
            <w:r w:rsidR="1C0B04C0">
              <w:t>d</w:t>
            </w:r>
            <w:r>
              <w:t>.</w:t>
            </w:r>
          </w:p>
        </w:tc>
      </w:tr>
      <w:tr w:rsidRPr="00B126F8" w:rsidR="002E5C9E" w:rsidTr="30B466D0" w14:paraId="5E6AB8E7" w14:textId="77777777">
        <w:trPr>
          <w:trHeight w:val="708"/>
        </w:trPr>
        <w:tc>
          <w:tcPr>
            <w:tcW w:w="4495" w:type="dxa"/>
          </w:tcPr>
          <w:p w:rsidRPr="00072ABD" w:rsidR="002E5C9E" w:rsidP="1D02CF83" w:rsidRDefault="002E5C9E" w14:paraId="3570CC47" w14:textId="05E36EB2">
            <w:pPr>
              <w:ind w:left="0"/>
            </w:pPr>
            <w:r>
              <w:t xml:space="preserve">Data </w:t>
            </w:r>
            <w:r w:rsidR="1C0B04C0">
              <w:t>r</w:t>
            </w:r>
            <w:r>
              <w:t xml:space="preserve">eadiness </w:t>
            </w:r>
            <w:r w:rsidR="1C0B04C0">
              <w:t>f</w:t>
            </w:r>
            <w:r>
              <w:t>ollow-up</w:t>
            </w:r>
          </w:p>
        </w:tc>
        <w:tc>
          <w:tcPr>
            <w:tcW w:w="6210" w:type="dxa"/>
          </w:tcPr>
          <w:p w:rsidRPr="00072ABD" w:rsidR="002E5C9E" w:rsidP="1D02CF83" w:rsidRDefault="002E5C9E" w14:paraId="4359930A" w14:textId="0CA79C11">
            <w:pPr>
              <w:ind w:left="0"/>
            </w:pPr>
            <w:r>
              <w:t xml:space="preserve">Complete </w:t>
            </w:r>
            <w:r w:rsidR="1C0B04C0">
              <w:t>d</w:t>
            </w:r>
            <w:r>
              <w:t xml:space="preserve">ata </w:t>
            </w:r>
            <w:r w:rsidR="1C0B04C0">
              <w:t>r</w:t>
            </w:r>
            <w:r>
              <w:t xml:space="preserve">eadiness </w:t>
            </w:r>
          </w:p>
        </w:tc>
      </w:tr>
      <w:tr w:rsidRPr="00B126F8" w:rsidR="002E5C9E" w:rsidTr="30B466D0" w14:paraId="0ECF3254" w14:textId="77777777">
        <w:trPr>
          <w:trHeight w:val="708"/>
        </w:trPr>
        <w:tc>
          <w:tcPr>
            <w:tcW w:w="4495" w:type="dxa"/>
          </w:tcPr>
          <w:p w:rsidRPr="00072ABD" w:rsidR="002E5C9E" w:rsidP="1D02CF83" w:rsidRDefault="002E5C9E" w14:paraId="6B55D4DA" w14:textId="6B4FED3C">
            <w:pPr>
              <w:ind w:left="0"/>
            </w:pPr>
            <w:r>
              <w:t xml:space="preserve">Configurator </w:t>
            </w:r>
            <w:r w:rsidR="1C0B04C0">
              <w:t>p</w:t>
            </w:r>
            <w:r>
              <w:t>layback /</w:t>
            </w:r>
            <w:r w:rsidR="1C0B04C0">
              <w:t xml:space="preserve"> r</w:t>
            </w:r>
            <w:r>
              <w:t>eview</w:t>
            </w:r>
          </w:p>
        </w:tc>
        <w:tc>
          <w:tcPr>
            <w:tcW w:w="6210" w:type="dxa"/>
          </w:tcPr>
          <w:p w:rsidRPr="00072ABD" w:rsidR="002E5C9E" w:rsidP="1D02CF83" w:rsidRDefault="002E5C9E" w14:paraId="56D39A31" w14:textId="3F08B933">
            <w:pPr>
              <w:ind w:left="0"/>
            </w:pPr>
            <w:r>
              <w:t>Demonstrate generated structure and confirm alignment with planning assumptions.</w:t>
            </w:r>
          </w:p>
        </w:tc>
      </w:tr>
      <w:tr w:rsidRPr="00B126F8" w:rsidR="002E5C9E" w:rsidTr="30B466D0" w14:paraId="2425B922" w14:textId="77777777">
        <w:trPr>
          <w:trHeight w:val="708"/>
        </w:trPr>
        <w:tc>
          <w:tcPr>
            <w:tcW w:w="4495" w:type="dxa"/>
          </w:tcPr>
          <w:p w:rsidRPr="00072ABD" w:rsidR="002E5C9E" w:rsidP="1D02CF83" w:rsidRDefault="002E5C9E" w14:paraId="43D0BD40" w14:textId="617F0161">
            <w:pPr>
              <w:ind w:left="0"/>
            </w:pPr>
            <w:r>
              <w:t xml:space="preserve">Sprint </w:t>
            </w:r>
            <w:r w:rsidR="1C0B04C0">
              <w:t>p</w:t>
            </w:r>
            <w:r>
              <w:t>lanning</w:t>
            </w:r>
          </w:p>
        </w:tc>
        <w:tc>
          <w:tcPr>
            <w:tcW w:w="6210" w:type="dxa"/>
          </w:tcPr>
          <w:p w:rsidRPr="00072ABD" w:rsidR="002E5C9E" w:rsidP="1D02CF83" w:rsidRDefault="002E5C9E" w14:paraId="39F9184B" w14:textId="521E6169">
            <w:pPr>
              <w:ind w:left="0"/>
            </w:pPr>
            <w:r>
              <w:t>Prioritize backlog, agree on sprint scope, and set acceptance criteria.</w:t>
            </w:r>
          </w:p>
        </w:tc>
      </w:tr>
    </w:tbl>
    <w:p w:rsidR="00B126F8" w:rsidP="00072ABD" w:rsidRDefault="00B126F8" w14:paraId="4DCCCBD9" w14:textId="77777777">
      <w:pPr>
        <w:ind w:left="0"/>
      </w:pPr>
    </w:p>
    <w:p w:rsidRPr="00072ABD" w:rsidR="00B126F8" w:rsidP="00072ABD" w:rsidRDefault="00B126F8" w14:paraId="44B53114" w14:textId="6EEAB67F">
      <w:pPr>
        <w:pStyle w:val="2-Header2"/>
      </w:pPr>
      <w:bookmarkStart w:name="_Toc199751319" w:id="158"/>
      <w:bookmarkStart w:name="_Toc203482585" w:id="159"/>
      <w:r w:rsidRPr="00072ABD">
        <w:t>Model Readiness</w:t>
      </w:r>
      <w:bookmarkEnd w:id="158"/>
      <w:bookmarkEnd w:id="159"/>
    </w:p>
    <w:p w:rsidRPr="00B126F8" w:rsidR="00B126F8" w:rsidP="004C7EC0" w:rsidRDefault="00B126F8" w14:paraId="76289FA8" w14:textId="77777777">
      <w:pPr>
        <w:pStyle w:val="3-Header3"/>
        <w:numPr>
          <w:ilvl w:val="0"/>
          <w:numId w:val="10"/>
        </w:numPr>
      </w:pPr>
      <w:bookmarkStart w:name="_Toc199751320" w:id="160"/>
      <w:r w:rsidRPr="00B126F8">
        <w:t>Goals</w:t>
      </w:r>
      <w:bookmarkEnd w:id="160"/>
    </w:p>
    <w:p w:rsidRPr="00B126F8" w:rsidR="00B126F8" w:rsidP="30B466D0" w:rsidRDefault="00B126F8" w14:paraId="0F81F69B" w14:textId="7C060565">
      <w:pPr>
        <w:pStyle w:val="5-NormalwithBulletedList"/>
        <w:numPr>
          <w:ilvl w:val="0"/>
          <w:numId w:val="0"/>
        </w:numPr>
        <w:ind w:left="540"/>
      </w:pPr>
      <w:r>
        <w:t>Generate the T&amp;Q model and UX app</w:t>
      </w:r>
      <w:r w:rsidR="17B68E55">
        <w:t>lication</w:t>
      </w:r>
      <w:r>
        <w:t xml:space="preserve"> using the Configurator</w:t>
      </w:r>
    </w:p>
    <w:p w:rsidRPr="00B126F8" w:rsidR="00B126F8" w:rsidP="30B466D0" w:rsidRDefault="00B126F8" w14:paraId="07DE547B" w14:textId="77777777">
      <w:pPr>
        <w:pStyle w:val="5-NormalwithBulletedList"/>
        <w:numPr>
          <w:ilvl w:val="0"/>
          <w:numId w:val="0"/>
        </w:numPr>
        <w:ind w:left="1260"/>
      </w:pPr>
      <w:r>
        <w:t>Validate lists, modules, calendar, and access</w:t>
      </w:r>
    </w:p>
    <w:p w:rsidRPr="00B126F8" w:rsidR="00B126F8" w:rsidP="30B466D0" w:rsidRDefault="00B126F8" w14:paraId="775BA0B0" w14:textId="77777777">
      <w:pPr>
        <w:pStyle w:val="5-NormalwithBulletedList"/>
        <w:numPr>
          <w:ilvl w:val="0"/>
          <w:numId w:val="0"/>
        </w:numPr>
        <w:ind w:left="1260"/>
      </w:pPr>
      <w:r>
        <w:t>Load and verify test data for dimensional alignment</w:t>
      </w:r>
    </w:p>
    <w:p w:rsidRPr="00072ABD" w:rsidR="00B126F8" w:rsidP="00072ABD" w:rsidRDefault="00B126F8" w14:paraId="09F91620" w14:textId="77777777">
      <w:pPr>
        <w:pStyle w:val="3-Header3"/>
      </w:pPr>
      <w:bookmarkStart w:name="_Toc199751321" w:id="161"/>
      <w:r w:rsidRPr="00072ABD">
        <w:t>Key Activities</w:t>
      </w:r>
      <w:bookmarkEnd w:id="161"/>
    </w:p>
    <w:p w:rsidRPr="00072ABD" w:rsidR="00B126F8" w:rsidP="30B466D0" w:rsidRDefault="00B126F8" w14:paraId="33D28379" w14:textId="354B64F8">
      <w:pPr>
        <w:pStyle w:val="5-NormalwithBulletedList"/>
        <w:numPr>
          <w:ilvl w:val="0"/>
          <w:numId w:val="0"/>
        </w:numPr>
        <w:ind w:left="540"/>
      </w:pPr>
      <w:r>
        <w:t>Run the Configurator app</w:t>
      </w:r>
      <w:r w:rsidR="70FFF927">
        <w:t>lication</w:t>
      </w:r>
      <w:r>
        <w:t xml:space="preserve"> to generate the model and UX pages</w:t>
      </w:r>
    </w:p>
    <w:p w:rsidRPr="00072ABD" w:rsidR="00B126F8" w:rsidP="30B466D0" w:rsidRDefault="00B126F8" w14:paraId="2E0A7520" w14:textId="77777777">
      <w:pPr>
        <w:pStyle w:val="5-NormalwithBulletedList"/>
        <w:numPr>
          <w:ilvl w:val="0"/>
          <w:numId w:val="0"/>
        </w:numPr>
        <w:ind w:left="1260"/>
      </w:pPr>
      <w:r>
        <w:t>Audit structure: lists, dimensions, naming conventions</w:t>
      </w:r>
    </w:p>
    <w:p w:rsidRPr="00072ABD" w:rsidR="00B126F8" w:rsidP="30B466D0" w:rsidRDefault="00B126F8" w14:paraId="623C20FE" w14:textId="3167994C">
      <w:pPr>
        <w:pStyle w:val="5-NormalwithBulletedList"/>
        <w:numPr>
          <w:ilvl w:val="0"/>
          <w:numId w:val="0"/>
        </w:numPr>
        <w:ind w:left="1260"/>
      </w:pPr>
      <w:r>
        <w:t xml:space="preserve">Apply </w:t>
      </w:r>
      <w:r w:rsidR="00172617">
        <w:t>post-generation</w:t>
      </w:r>
      <w:r>
        <w:t xml:space="preserve"> updates (saved views, DCA)</w:t>
      </w:r>
    </w:p>
    <w:p w:rsidRPr="00072ABD" w:rsidR="00B126F8" w:rsidP="30B466D0" w:rsidRDefault="00B126F8" w14:paraId="37CA9E58" w14:textId="6AB3DB8E">
      <w:pPr>
        <w:pStyle w:val="5-NormalwithBulletedList"/>
        <w:numPr>
          <w:ilvl w:val="0"/>
          <w:numId w:val="0"/>
        </w:numPr>
        <w:ind w:left="1260"/>
      </w:pPr>
      <w:r>
        <w:t>Load sample test data</w:t>
      </w:r>
      <w:r w:rsidR="00172617">
        <w:t>/customer data</w:t>
      </w:r>
      <w:r>
        <w:t xml:space="preserve"> and reconcile imports</w:t>
      </w:r>
    </w:p>
    <w:p w:rsidR="00072ABD" w:rsidP="30B466D0" w:rsidRDefault="00B126F8" w14:paraId="2120CD5F" w14:textId="77777777">
      <w:pPr>
        <w:pStyle w:val="5-NormalwithBulletedList"/>
        <w:numPr>
          <w:ilvl w:val="0"/>
          <w:numId w:val="0"/>
        </w:numPr>
        <w:ind w:left="1260"/>
      </w:pPr>
      <w:r>
        <w:t xml:space="preserve">Confirm </w:t>
      </w:r>
      <w:r w:rsidR="002E5C9E">
        <w:t xml:space="preserve">the planning </w:t>
      </w:r>
      <w:r>
        <w:t>calendar</w:t>
      </w:r>
    </w:p>
    <w:p w:rsidRPr="00B126F8" w:rsidR="00B126F8" w:rsidP="30B466D0" w:rsidRDefault="002E5C9E" w14:paraId="73296949" w14:textId="1F372205">
      <w:pPr>
        <w:pStyle w:val="5-NormalwithBulletedList"/>
        <w:numPr>
          <w:ilvl w:val="0"/>
          <w:numId w:val="0"/>
        </w:numPr>
        <w:ind w:left="1260"/>
      </w:pPr>
      <w:r>
        <w:t>Discuss role access for security</w:t>
      </w:r>
    </w:p>
    <w:p w:rsidRPr="00072ABD" w:rsidR="00B126F8" w:rsidP="00072ABD" w:rsidRDefault="00B126F8" w14:paraId="16B91520" w14:textId="77777777">
      <w:pPr>
        <w:pStyle w:val="3-Header3"/>
      </w:pPr>
      <w:bookmarkStart w:name="_Toc199751322" w:id="162"/>
      <w:r w:rsidRPr="00072ABD">
        <w:t>Outputs</w:t>
      </w:r>
      <w:bookmarkEnd w:id="162"/>
    </w:p>
    <w:p w:rsidRPr="00072ABD" w:rsidR="00B126F8" w:rsidP="30B466D0" w:rsidRDefault="00B126F8" w14:paraId="556C2CFD" w14:textId="54A60E93">
      <w:pPr>
        <w:pStyle w:val="5-NormalwithBulletedList"/>
        <w:numPr>
          <w:ilvl w:val="0"/>
          <w:numId w:val="0"/>
        </w:numPr>
        <w:ind w:left="540"/>
      </w:pPr>
      <w:r>
        <w:t>Generated model + UX app</w:t>
      </w:r>
      <w:r w:rsidR="64696832">
        <w:t>lication</w:t>
      </w:r>
    </w:p>
    <w:p w:rsidRPr="00072ABD" w:rsidR="00B126F8" w:rsidP="30B466D0" w:rsidRDefault="00B126F8" w14:paraId="3206C0E0" w14:textId="77777777">
      <w:pPr>
        <w:pStyle w:val="5-NormalwithBulletedList"/>
        <w:numPr>
          <w:ilvl w:val="0"/>
          <w:numId w:val="0"/>
        </w:numPr>
        <w:ind w:left="1260"/>
      </w:pPr>
      <w:r>
        <w:t>Validated list and module structure</w:t>
      </w:r>
    </w:p>
    <w:p w:rsidRPr="00072ABD" w:rsidR="00B126F8" w:rsidP="30B466D0" w:rsidRDefault="00B126F8" w14:paraId="4822187B" w14:textId="6717BD19">
      <w:pPr>
        <w:pStyle w:val="5-NormalwithBulletedList"/>
        <w:numPr>
          <w:ilvl w:val="0"/>
          <w:numId w:val="0"/>
        </w:numPr>
        <w:ind w:left="1260"/>
      </w:pPr>
      <w:r>
        <w:t xml:space="preserve">Calendar </w:t>
      </w:r>
      <w:r w:rsidR="002E5C9E">
        <w:t>time setting finalized</w:t>
      </w:r>
    </w:p>
    <w:p w:rsidR="00072ABD" w:rsidP="30B466D0" w:rsidRDefault="00B126F8" w14:paraId="73D92888" w14:textId="77777777">
      <w:pPr>
        <w:pStyle w:val="5-NormalwithBulletedList"/>
        <w:numPr>
          <w:ilvl w:val="0"/>
          <w:numId w:val="0"/>
        </w:numPr>
        <w:ind w:left="1260"/>
      </w:pPr>
      <w:r>
        <w:t>Test data loaded and reconciled</w:t>
      </w:r>
    </w:p>
    <w:p w:rsidRPr="00072ABD" w:rsidR="00B126F8" w:rsidP="30B466D0" w:rsidRDefault="002E5C9E" w14:paraId="5F120EFB" w14:textId="2B0181B1">
      <w:pPr>
        <w:pStyle w:val="5-NormalwithBulletedList"/>
        <w:numPr>
          <w:ilvl w:val="0"/>
          <w:numId w:val="0"/>
        </w:numPr>
        <w:ind w:left="1260"/>
      </w:pPr>
      <w:r>
        <w:t>User roles created</w:t>
      </w:r>
    </w:p>
    <w:p w:rsidRPr="00B126F8" w:rsidR="00B126F8" w:rsidP="00072ABD" w:rsidRDefault="00B126F8" w14:paraId="6A69B8FB" w14:textId="77777777">
      <w:pPr>
        <w:pStyle w:val="3-Header3"/>
      </w:pPr>
      <w:bookmarkStart w:name="_Toc199751323" w:id="163"/>
      <w:r w:rsidRPr="00B126F8">
        <w:t>Recommended Sessions with Customer</w:t>
      </w:r>
      <w:bookmarkEnd w:id="163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6295"/>
      </w:tblGrid>
      <w:tr w:rsidRPr="00B126F8" w:rsidR="00B126F8" w:rsidTr="30B466D0" w14:paraId="0F954A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  <w:hideMark/>
          </w:tcPr>
          <w:p w:rsidRPr="00072ABD" w:rsidR="00B126F8" w:rsidP="00073A7C" w:rsidRDefault="00B126F8" w14:paraId="74EA6559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Session</w:t>
            </w:r>
          </w:p>
        </w:tc>
        <w:tc>
          <w:tcPr>
            <w:tcW w:w="6295" w:type="dxa"/>
            <w:hideMark/>
          </w:tcPr>
          <w:p w:rsidRPr="00072ABD" w:rsidR="00B126F8" w:rsidP="00073A7C" w:rsidRDefault="00B126F8" w14:paraId="5F3F0450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Purpose</w:t>
            </w:r>
          </w:p>
        </w:tc>
      </w:tr>
      <w:tr w:rsidRPr="00B126F8" w:rsidR="00B126F8" w:rsidTr="30B466D0" w14:paraId="3A995727" w14:textId="77777777">
        <w:tc>
          <w:tcPr>
            <w:tcW w:w="4320" w:type="dxa"/>
            <w:hideMark/>
          </w:tcPr>
          <w:p w:rsidRPr="00B126F8" w:rsidR="00B126F8" w:rsidP="1D02CF83" w:rsidRDefault="00B126F8" w14:paraId="13322DBC" w14:textId="41A01658">
            <w:pPr>
              <w:ind w:left="0"/>
            </w:pPr>
            <w:r>
              <w:t>Test</w:t>
            </w:r>
            <w:r w:rsidR="3936182A">
              <w:t xml:space="preserve"> </w:t>
            </w:r>
            <w:r w:rsidR="4059ACBA">
              <w:t>data walkthrough</w:t>
            </w:r>
          </w:p>
        </w:tc>
        <w:tc>
          <w:tcPr>
            <w:tcW w:w="6295" w:type="dxa"/>
            <w:hideMark/>
          </w:tcPr>
          <w:p w:rsidRPr="00B126F8" w:rsidR="00B126F8" w:rsidP="1D02CF83" w:rsidRDefault="00B126F8" w14:paraId="071137E1" w14:textId="6F71E800">
            <w:pPr>
              <w:ind w:left="0"/>
            </w:pPr>
            <w:r>
              <w:t>Show how source data landed in Anaplan, verify mappings</w:t>
            </w:r>
            <w:r w:rsidRPr="30B466D0" w:rsidR="6F28EC4D">
              <w:rPr>
                <w:color w:val="0A2F46" w:themeColor="text2"/>
              </w:rPr>
              <w:t>, and</w:t>
            </w:r>
            <w:r>
              <w:t xml:space="preserve"> address dimensional mismatches.</w:t>
            </w:r>
          </w:p>
        </w:tc>
      </w:tr>
      <w:tr w:rsidRPr="00B126F8" w:rsidR="00B126F8" w:rsidTr="30B466D0" w14:paraId="0F7139EC" w14:textId="77777777">
        <w:tc>
          <w:tcPr>
            <w:tcW w:w="4320" w:type="dxa"/>
            <w:hideMark/>
          </w:tcPr>
          <w:p w:rsidRPr="00B126F8" w:rsidR="00B126F8" w:rsidP="1D02CF83" w:rsidRDefault="00B126F8" w14:paraId="27B157A6" w14:textId="33032A50">
            <w:pPr>
              <w:ind w:left="0"/>
            </w:pPr>
            <w:r>
              <w:t>Model</w:t>
            </w:r>
            <w:r w:rsidR="63987B2C">
              <w:t xml:space="preserve"> </w:t>
            </w:r>
            <w:r w:rsidR="4059ACBA">
              <w:t xml:space="preserve">readiness checklist </w:t>
            </w:r>
            <w:r w:rsidR="002E5C9E">
              <w:t>sign-off</w:t>
            </w:r>
          </w:p>
        </w:tc>
        <w:tc>
          <w:tcPr>
            <w:tcW w:w="6295" w:type="dxa"/>
            <w:hideMark/>
          </w:tcPr>
          <w:p w:rsidRPr="00B126F8" w:rsidR="00B126F8" w:rsidP="1D02CF83" w:rsidRDefault="00B126F8" w14:paraId="597C4508" w14:textId="350E204B">
            <w:pPr>
              <w:ind w:left="0"/>
            </w:pPr>
            <w:r>
              <w:t xml:space="preserve">Joint signoff that </w:t>
            </w:r>
            <w:r w:rsidR="002E5C9E">
              <w:t xml:space="preserve">generated </w:t>
            </w:r>
            <w:r>
              <w:t xml:space="preserve">model and UX </w:t>
            </w:r>
            <w:r w:rsidR="002E5C9E">
              <w:t>app</w:t>
            </w:r>
            <w:r w:rsidR="0CA0C061">
              <w:t>lication</w:t>
            </w:r>
            <w:r w:rsidR="002E5C9E">
              <w:t xml:space="preserve"> is ready</w:t>
            </w:r>
            <w:r>
              <w:t xml:space="preserve"> to start </w:t>
            </w:r>
            <w:r w:rsidR="002E5C9E">
              <w:t>the extension sprints</w:t>
            </w:r>
          </w:p>
        </w:tc>
      </w:tr>
    </w:tbl>
    <w:p w:rsidRPr="00B126F8" w:rsidR="00B126F8" w:rsidP="00B126F8" w:rsidRDefault="00B126F8" w14:paraId="05C7C970" w14:textId="77777777">
      <w:r w:rsidRPr="00B126F8">
        <w:br w:type="page"/>
      </w:r>
    </w:p>
    <w:p w:rsidRPr="00072ABD" w:rsidR="00B126F8" w:rsidP="00FF65EE" w:rsidRDefault="00B126F8" w14:paraId="5C8771BA" w14:textId="74BC4EC5">
      <w:pPr>
        <w:pStyle w:val="2-Header2"/>
      </w:pPr>
      <w:bookmarkStart w:name="_Toc199751324" w:id="164"/>
      <w:bookmarkStart w:name="_Toc203482586" w:id="165"/>
      <w:r w:rsidRPr="00072ABD">
        <w:t>Build / Sprint</w:t>
      </w:r>
      <w:bookmarkEnd w:id="164"/>
      <w:bookmarkEnd w:id="165"/>
    </w:p>
    <w:p w:rsidRPr="00B126F8" w:rsidR="00B126F8" w:rsidP="004C7EC0" w:rsidRDefault="00B126F8" w14:paraId="5322D492" w14:textId="77777777">
      <w:pPr>
        <w:pStyle w:val="3-Header3"/>
        <w:numPr>
          <w:ilvl w:val="0"/>
          <w:numId w:val="13"/>
        </w:numPr>
      </w:pPr>
      <w:bookmarkStart w:name="_Toc199751325" w:id="166"/>
      <w:r w:rsidRPr="00B126F8">
        <w:t>Goals</w:t>
      </w:r>
      <w:bookmarkEnd w:id="166"/>
    </w:p>
    <w:p w:rsidRPr="00072ABD" w:rsidR="00B126F8" w:rsidP="004C7EC0" w:rsidRDefault="00CF5268" w14:paraId="7A41C35F" w14:textId="00BEBD9E">
      <w:pPr>
        <w:pStyle w:val="5-NormalwithBulletedList"/>
        <w:numPr>
          <w:ilvl w:val="0"/>
          <w:numId w:val="18"/>
        </w:numPr>
      </w:pPr>
      <w:r>
        <w:t>Set up</w:t>
      </w:r>
      <w:r w:rsidR="00B126F8">
        <w:t xml:space="preserve"> UX workflows, import logic, and business rules</w:t>
      </w:r>
    </w:p>
    <w:p w:rsidRPr="00072ABD" w:rsidR="00B126F8" w:rsidP="004C7EC0" w:rsidRDefault="00B126F8" w14:paraId="47F107A7" w14:textId="77777777">
      <w:pPr>
        <w:pStyle w:val="5-NormalwithBulletedList"/>
        <w:numPr>
          <w:ilvl w:val="0"/>
          <w:numId w:val="18"/>
        </w:numPr>
      </w:pPr>
      <w:r>
        <w:t>Extend quota logic and planning interactions</w:t>
      </w:r>
    </w:p>
    <w:p w:rsidRPr="00072ABD" w:rsidR="00B126F8" w:rsidP="004C7EC0" w:rsidRDefault="00B126F8" w14:paraId="04BF5A21" w14:textId="77777777">
      <w:pPr>
        <w:pStyle w:val="5-NormalwithBulletedList"/>
        <w:numPr>
          <w:ilvl w:val="0"/>
          <w:numId w:val="18"/>
        </w:numPr>
      </w:pPr>
      <w:r>
        <w:t>Deliver incremental functionality in sprints for feedback</w:t>
      </w:r>
    </w:p>
    <w:p w:rsidRPr="00072ABD" w:rsidR="00B126F8" w:rsidP="00FF65EE" w:rsidRDefault="00B126F8" w14:paraId="3BF149E7" w14:textId="77777777">
      <w:pPr>
        <w:pStyle w:val="3-Header3"/>
      </w:pPr>
      <w:bookmarkStart w:name="_Toc199751326" w:id="167"/>
      <w:r w:rsidRPr="00072ABD">
        <w:t>Key Activities</w:t>
      </w:r>
      <w:bookmarkEnd w:id="167"/>
    </w:p>
    <w:p w:rsidRPr="00072ABD" w:rsidR="00B126F8" w:rsidP="30B466D0" w:rsidRDefault="00CF5268" w14:paraId="32ACF950" w14:textId="73C58B5F">
      <w:pPr>
        <w:pStyle w:val="5-NormalwithBulletedList"/>
        <w:numPr>
          <w:ilvl w:val="0"/>
          <w:numId w:val="1"/>
        </w:numPr>
      </w:pPr>
      <w:r>
        <w:t>Update/create</w:t>
      </w:r>
      <w:r w:rsidR="00B126F8">
        <w:t xml:space="preserve"> import actions, views, and </w:t>
      </w:r>
      <w:r>
        <w:t>Line item formula</w:t>
      </w:r>
    </w:p>
    <w:p w:rsidRPr="00072ABD" w:rsidR="00B126F8" w:rsidP="30B466D0" w:rsidRDefault="00B126F8" w14:paraId="30E53619" w14:textId="5D18AB18">
      <w:pPr>
        <w:pStyle w:val="5-NormalwithBulletedList"/>
        <w:numPr>
          <w:ilvl w:val="0"/>
          <w:numId w:val="1"/>
        </w:numPr>
      </w:pPr>
      <w:r>
        <w:t>Extend and validate quota logic (ramp, top</w:t>
      </w:r>
      <w:r w:rsidR="2E7CD250">
        <w:t>-</w:t>
      </w:r>
      <w:r>
        <w:t>down, proration)</w:t>
      </w:r>
    </w:p>
    <w:p w:rsidRPr="00072ABD" w:rsidR="00B126F8" w:rsidP="30B466D0" w:rsidRDefault="00B126F8" w14:paraId="64593439" w14:textId="3EFA7FE1">
      <w:pPr>
        <w:pStyle w:val="5-NormalwithBulletedList"/>
        <w:numPr>
          <w:ilvl w:val="0"/>
          <w:numId w:val="1"/>
        </w:numPr>
      </w:pPr>
      <w:r>
        <w:t>Develop UX pages for key personas</w:t>
      </w:r>
      <w:r w:rsidR="00CF5268">
        <w:t xml:space="preserve"> and support end-to-end administration processes</w:t>
      </w:r>
    </w:p>
    <w:p w:rsidRPr="00072ABD" w:rsidR="00B126F8" w:rsidP="30B466D0" w:rsidRDefault="00B126F8" w14:paraId="4D355210" w14:textId="77777777">
      <w:pPr>
        <w:pStyle w:val="5-NormalwithBulletedList"/>
        <w:numPr>
          <w:ilvl w:val="0"/>
          <w:numId w:val="1"/>
        </w:numPr>
      </w:pPr>
      <w:r>
        <w:t>Review dashboards with business leads and iterate per sprint</w:t>
      </w:r>
    </w:p>
    <w:p w:rsidRPr="00072ABD" w:rsidR="00B126F8" w:rsidP="00FF65EE" w:rsidRDefault="00B126F8" w14:paraId="119A041C" w14:textId="77777777">
      <w:pPr>
        <w:pStyle w:val="3-Header3"/>
      </w:pPr>
      <w:bookmarkStart w:name="_Toc199751327" w:id="168"/>
      <w:r w:rsidRPr="00072ABD">
        <w:t>Outputs</w:t>
      </w:r>
      <w:bookmarkEnd w:id="168"/>
    </w:p>
    <w:p w:rsidRPr="00072ABD" w:rsidR="00B126F8" w:rsidP="00072ABD" w:rsidRDefault="00CF5268" w14:paraId="5C9C66E9" w14:textId="489F85E1">
      <w:pPr>
        <w:pStyle w:val="5-NormalwithBulletedList"/>
      </w:pPr>
      <w:r w:rsidRPr="00072ABD">
        <w:t>Module extensions</w:t>
      </w:r>
      <w:r w:rsidRPr="00072ABD" w:rsidR="00B126F8">
        <w:t xml:space="preserve"> </w:t>
      </w:r>
      <w:r w:rsidRPr="00072ABD" w:rsidR="005655F9">
        <w:t>and</w:t>
      </w:r>
      <w:r w:rsidRPr="00072ABD" w:rsidR="00B126F8">
        <w:t xml:space="preserve"> </w:t>
      </w:r>
      <w:r w:rsidRPr="00072ABD">
        <w:t>customer-specific functionalities delivered</w:t>
      </w:r>
    </w:p>
    <w:p w:rsidRPr="00072ABD" w:rsidR="00B126F8" w:rsidP="00072ABD" w:rsidRDefault="00B126F8" w14:paraId="7724D015" w14:textId="787C49F1">
      <w:pPr>
        <w:pStyle w:val="5-NormalwithBulletedList"/>
      </w:pPr>
      <w:r w:rsidRPr="00072ABD">
        <w:t xml:space="preserve">Persona UX pages </w:t>
      </w:r>
      <w:r w:rsidRPr="00072ABD" w:rsidR="00CF5268">
        <w:t xml:space="preserve">and landing pages </w:t>
      </w:r>
      <w:r w:rsidRPr="00072ABD">
        <w:t>delivered</w:t>
      </w:r>
    </w:p>
    <w:p w:rsidRPr="00072ABD" w:rsidR="00B126F8" w:rsidP="00072ABD" w:rsidRDefault="00B126F8" w14:paraId="5A4FB4DB" w14:textId="14DF6D87">
      <w:pPr>
        <w:pStyle w:val="5-NormalwithBulletedList"/>
      </w:pPr>
      <w:r w:rsidRPr="00072ABD">
        <w:t>Stakeholder feedback incorporated</w:t>
      </w:r>
      <w:r w:rsidRPr="00072ABD" w:rsidR="00CF5268">
        <w:t xml:space="preserve"> into the UX pages</w:t>
      </w:r>
    </w:p>
    <w:p w:rsidRPr="00072ABD" w:rsidR="00B126F8" w:rsidP="00072ABD" w:rsidRDefault="00CF5268" w14:paraId="3EDA1FE2" w14:textId="42460DCD">
      <w:pPr>
        <w:pStyle w:val="5-NormalwithBulletedList"/>
      </w:pPr>
      <w:r w:rsidRPr="00072ABD">
        <w:t>UAT test script/readiness</w:t>
      </w:r>
    </w:p>
    <w:p w:rsidRPr="00072ABD" w:rsidR="00B126F8" w:rsidP="00FF65EE" w:rsidRDefault="00B126F8" w14:paraId="5105F146" w14:textId="77777777">
      <w:pPr>
        <w:pStyle w:val="3-Header3"/>
      </w:pPr>
      <w:bookmarkStart w:name="_Toc199751328" w:id="169"/>
      <w:r w:rsidRPr="00072ABD">
        <w:t>Recommended Sessions with Customer</w:t>
      </w:r>
      <w:bookmarkEnd w:id="169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3077"/>
        <w:gridCol w:w="2480"/>
        <w:gridCol w:w="5058"/>
      </w:tblGrid>
      <w:tr w:rsidRPr="00B126F8" w:rsidR="00CF5268" w:rsidTr="30B466D0" w14:paraId="0E8600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7" w:type="dxa"/>
            <w:hideMark/>
          </w:tcPr>
          <w:p w:rsidRPr="00072ABD" w:rsidR="00CF5268" w:rsidP="00073A7C" w:rsidRDefault="00CF5268" w14:paraId="6C05F1E7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Session</w:t>
            </w:r>
          </w:p>
        </w:tc>
        <w:tc>
          <w:tcPr>
            <w:tcW w:w="2480" w:type="dxa"/>
          </w:tcPr>
          <w:p w:rsidRPr="00072ABD" w:rsidR="00CF5268" w:rsidP="00073A7C" w:rsidRDefault="00CF5268" w14:paraId="49CE6E25" w14:textId="3BE0B7D9">
            <w:pPr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Recommended Frequency</w:t>
            </w:r>
          </w:p>
        </w:tc>
        <w:tc>
          <w:tcPr>
            <w:tcW w:w="5058" w:type="dxa"/>
            <w:hideMark/>
          </w:tcPr>
          <w:p w:rsidRPr="00072ABD" w:rsidR="00CF5268" w:rsidP="00073A7C" w:rsidRDefault="00CF5268" w14:paraId="3B1E2534" w14:textId="17F91605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Purpose</w:t>
            </w:r>
          </w:p>
        </w:tc>
      </w:tr>
      <w:tr w:rsidRPr="00B126F8" w:rsidR="00CF5268" w:rsidTr="30B466D0" w14:paraId="534FBD1C" w14:textId="77777777">
        <w:tc>
          <w:tcPr>
            <w:tcW w:w="3077" w:type="dxa"/>
          </w:tcPr>
          <w:p w:rsidR="00CF5268" w:rsidP="1D02CF83" w:rsidRDefault="00CF5268" w14:paraId="34733509" w14:textId="60B53F85">
            <w:pPr>
              <w:ind w:left="0"/>
            </w:pPr>
            <w:r>
              <w:t xml:space="preserve">Daily </w:t>
            </w:r>
            <w:r w:rsidR="5035F00F">
              <w:t>scrum</w:t>
            </w:r>
          </w:p>
        </w:tc>
        <w:tc>
          <w:tcPr>
            <w:tcW w:w="2480" w:type="dxa"/>
          </w:tcPr>
          <w:p w:rsidR="00CF5268" w:rsidP="1D02CF83" w:rsidRDefault="00CF5268" w14:paraId="18F7805B" w14:textId="6DE69B4E">
            <w:pPr>
              <w:ind w:left="0"/>
            </w:pPr>
            <w:r>
              <w:t>Daily</w:t>
            </w:r>
          </w:p>
        </w:tc>
        <w:tc>
          <w:tcPr>
            <w:tcW w:w="5058" w:type="dxa"/>
          </w:tcPr>
          <w:p w:rsidR="00CF5268" w:rsidP="1D02CF83" w:rsidRDefault="00CF5268" w14:paraId="42C67A54" w14:textId="0F64615A">
            <w:pPr>
              <w:ind w:left="0"/>
            </w:pPr>
            <w:r>
              <w:t>Report on build status/ roadblocks and what will be worked on next</w:t>
            </w:r>
          </w:p>
        </w:tc>
      </w:tr>
      <w:tr w:rsidRPr="00B126F8" w:rsidR="00CF5268" w:rsidTr="30B466D0" w14:paraId="67D6F846" w14:textId="77777777">
        <w:tc>
          <w:tcPr>
            <w:tcW w:w="3077" w:type="dxa"/>
          </w:tcPr>
          <w:p w:rsidRPr="00B126F8" w:rsidR="00CF5268" w:rsidP="1D02CF83" w:rsidRDefault="00CF5268" w14:paraId="6F73EFCE" w14:textId="1A402136">
            <w:pPr>
              <w:ind w:left="0"/>
            </w:pPr>
            <w:r>
              <w:t xml:space="preserve">Working </w:t>
            </w:r>
            <w:r w:rsidR="5035F00F">
              <w:t xml:space="preserve">session </w:t>
            </w:r>
            <w:r>
              <w:t xml:space="preserve">(Internal) </w:t>
            </w:r>
          </w:p>
        </w:tc>
        <w:tc>
          <w:tcPr>
            <w:tcW w:w="2480" w:type="dxa"/>
          </w:tcPr>
          <w:p w:rsidR="00CF5268" w:rsidP="1D02CF83" w:rsidRDefault="005655F9" w14:paraId="31F0A46F" w14:textId="6938029E">
            <w:pPr>
              <w:ind w:left="0"/>
            </w:pPr>
            <w:r>
              <w:t>2–5</w:t>
            </w:r>
            <w:r w:rsidR="00CF5268">
              <w:t xml:space="preserve"> per week/ increase if needed</w:t>
            </w:r>
          </w:p>
        </w:tc>
        <w:tc>
          <w:tcPr>
            <w:tcW w:w="5058" w:type="dxa"/>
          </w:tcPr>
          <w:p w:rsidRPr="00B126F8" w:rsidR="00CF5268" w:rsidP="1D02CF83" w:rsidRDefault="00CF5268" w14:paraId="4DC3B3D6" w14:textId="6A03E18C">
            <w:pPr>
              <w:ind w:left="0"/>
            </w:pPr>
            <w:r>
              <w:t>Lead by SA to work with MB to tackle the biggest open user story for the sprint.</w:t>
            </w:r>
          </w:p>
        </w:tc>
      </w:tr>
      <w:tr w:rsidRPr="00B126F8" w:rsidR="00CF5268" w:rsidTr="30B466D0" w14:paraId="7A62DC28" w14:textId="77777777">
        <w:tc>
          <w:tcPr>
            <w:tcW w:w="3077" w:type="dxa"/>
          </w:tcPr>
          <w:p w:rsidRPr="00B126F8" w:rsidR="00CF5268" w:rsidP="1D02CF83" w:rsidRDefault="00CF5268" w14:paraId="26FD6626" w14:textId="350E37BC">
            <w:pPr>
              <w:ind w:left="0"/>
            </w:pPr>
            <w:r>
              <w:t xml:space="preserve">Working </w:t>
            </w:r>
            <w:r w:rsidR="5035F00F">
              <w:t xml:space="preserve">session </w:t>
            </w:r>
            <w:r>
              <w:t>(Customer)</w:t>
            </w:r>
          </w:p>
        </w:tc>
        <w:tc>
          <w:tcPr>
            <w:tcW w:w="2480" w:type="dxa"/>
          </w:tcPr>
          <w:p w:rsidR="00CF5268" w:rsidP="1D02CF83" w:rsidRDefault="005655F9" w14:paraId="0B988216" w14:textId="5B620A18">
            <w:pPr>
              <w:ind w:left="0"/>
            </w:pPr>
            <w:r>
              <w:t>2–4</w:t>
            </w:r>
            <w:r w:rsidR="00CF5268">
              <w:t xml:space="preserve"> per week, dependent on customer bandwidth</w:t>
            </w:r>
          </w:p>
        </w:tc>
        <w:tc>
          <w:tcPr>
            <w:tcW w:w="5058" w:type="dxa"/>
          </w:tcPr>
          <w:p w:rsidRPr="00B126F8" w:rsidR="00CF5268" w:rsidP="1D02CF83" w:rsidRDefault="00CF5268" w14:paraId="624489AF" w14:textId="36F9CA03">
            <w:pPr>
              <w:ind w:left="0"/>
            </w:pPr>
            <w:r>
              <w:t>Lead by SA to work with the customer and force the customer to build/interact with the application.</w:t>
            </w:r>
          </w:p>
        </w:tc>
      </w:tr>
      <w:tr w:rsidRPr="00B126F8" w:rsidR="00CF5268" w:rsidTr="30B466D0" w14:paraId="5F61EB06" w14:textId="77777777">
        <w:tc>
          <w:tcPr>
            <w:tcW w:w="3077" w:type="dxa"/>
            <w:hideMark/>
          </w:tcPr>
          <w:p w:rsidRPr="00B126F8" w:rsidR="00CF5268" w:rsidP="1D02CF83" w:rsidRDefault="00CF5268" w14:paraId="1677FF19" w14:textId="6463BAF7">
            <w:pPr>
              <w:ind w:left="0"/>
            </w:pPr>
            <w:r>
              <w:t xml:space="preserve">UX </w:t>
            </w:r>
            <w:r w:rsidR="5035F00F">
              <w:t>persona walkthroughs</w:t>
            </w:r>
          </w:p>
        </w:tc>
        <w:tc>
          <w:tcPr>
            <w:tcW w:w="2480" w:type="dxa"/>
          </w:tcPr>
          <w:p w:rsidRPr="00B126F8" w:rsidR="00CF5268" w:rsidP="1D02CF83" w:rsidRDefault="00CF5268" w14:paraId="014F78F5" w14:textId="63C59E20">
            <w:pPr>
              <w:ind w:left="0"/>
            </w:pPr>
            <w:r>
              <w:t>Ad-hoc</w:t>
            </w:r>
            <w:r w:rsidR="6F28EC4D">
              <w:t>. A</w:t>
            </w:r>
            <w:r>
              <w:t>lign with build status</w:t>
            </w:r>
          </w:p>
        </w:tc>
        <w:tc>
          <w:tcPr>
            <w:tcW w:w="5058" w:type="dxa"/>
            <w:hideMark/>
          </w:tcPr>
          <w:p w:rsidRPr="00B126F8" w:rsidR="00CF5268" w:rsidP="1D02CF83" w:rsidRDefault="00CF5268" w14:paraId="14822213" w14:textId="2A118A8C">
            <w:pPr>
              <w:ind w:left="0"/>
            </w:pPr>
            <w:r>
              <w:t>Demo progress pages for Ops, Managers,</w:t>
            </w:r>
            <w:r w:rsidR="005655F9">
              <w:t xml:space="preserve"> and</w:t>
            </w:r>
            <w:r>
              <w:t xml:space="preserve"> </w:t>
            </w:r>
            <w:r w:rsidR="005655F9">
              <w:t>Execs</w:t>
            </w:r>
            <w:r>
              <w:t xml:space="preserve"> to collect feedback.</w:t>
            </w:r>
          </w:p>
        </w:tc>
      </w:tr>
      <w:tr w:rsidRPr="00B126F8" w:rsidR="00CF5268" w:rsidTr="30B466D0" w14:paraId="6980F010" w14:textId="77777777">
        <w:tc>
          <w:tcPr>
            <w:tcW w:w="3077" w:type="dxa"/>
            <w:hideMark/>
          </w:tcPr>
          <w:p w:rsidRPr="00B126F8" w:rsidR="00CF5268" w:rsidP="1D02CF83" w:rsidRDefault="00CF5268" w14:paraId="4A8220E4" w14:textId="05FA1E4D">
            <w:pPr>
              <w:ind w:left="0"/>
            </w:pPr>
            <w:r>
              <w:t xml:space="preserve">Sprint </w:t>
            </w:r>
            <w:r w:rsidR="5035F00F">
              <w:t xml:space="preserve">demo </w:t>
            </w:r>
            <w:r>
              <w:t xml:space="preserve">/ </w:t>
            </w:r>
            <w:r w:rsidR="5035F00F">
              <w:t>review</w:t>
            </w:r>
          </w:p>
        </w:tc>
        <w:tc>
          <w:tcPr>
            <w:tcW w:w="2480" w:type="dxa"/>
          </w:tcPr>
          <w:p w:rsidRPr="00B126F8" w:rsidR="00CF5268" w:rsidP="1D02CF83" w:rsidRDefault="00CF5268" w14:paraId="0E47694A" w14:textId="5C99B5BE">
            <w:pPr>
              <w:ind w:left="0"/>
            </w:pPr>
            <w:r>
              <w:t>Once per sprint</w:t>
            </w:r>
          </w:p>
        </w:tc>
        <w:tc>
          <w:tcPr>
            <w:tcW w:w="5058" w:type="dxa"/>
            <w:hideMark/>
          </w:tcPr>
          <w:p w:rsidRPr="00B126F8" w:rsidR="00CF5268" w:rsidP="1D02CF83" w:rsidRDefault="00CF5268" w14:paraId="7D34B140" w14:textId="0F1A7961">
            <w:pPr>
              <w:ind w:left="0"/>
            </w:pPr>
            <w:r>
              <w:t xml:space="preserve">Show completed sprint work, validate outputs, and capture </w:t>
            </w:r>
            <w:r w:rsidR="2A90E6E4">
              <w:t>next sprint</w:t>
            </w:r>
            <w:r>
              <w:t xml:space="preserve"> adjustments.</w:t>
            </w:r>
          </w:p>
        </w:tc>
      </w:tr>
    </w:tbl>
    <w:p w:rsidRPr="00B126F8" w:rsidR="00B126F8" w:rsidP="00B126F8" w:rsidRDefault="00B126F8" w14:paraId="128693EB" w14:textId="77777777">
      <w:r w:rsidRPr="00B126F8">
        <w:br w:type="page"/>
      </w:r>
    </w:p>
    <w:p w:rsidRPr="00B126F8" w:rsidR="00B126F8" w:rsidP="00072ABD" w:rsidRDefault="00B126F8" w14:paraId="4FE56CBF" w14:textId="44BD787E">
      <w:pPr>
        <w:pStyle w:val="2-Header2"/>
      </w:pPr>
      <w:bookmarkStart w:name="_Toc199751329" w:id="170"/>
      <w:bookmarkStart w:name="_Toc203482587" w:id="171"/>
      <w:r w:rsidRPr="00B126F8">
        <w:t>User Acceptance Testing</w:t>
      </w:r>
      <w:bookmarkEnd w:id="170"/>
      <w:bookmarkEnd w:id="171"/>
    </w:p>
    <w:p w:rsidRPr="00072ABD" w:rsidR="00B126F8" w:rsidP="004C7EC0" w:rsidRDefault="00B126F8" w14:paraId="2F89B514" w14:textId="77777777">
      <w:pPr>
        <w:pStyle w:val="3-Header3"/>
        <w:numPr>
          <w:ilvl w:val="0"/>
          <w:numId w:val="11"/>
        </w:numPr>
      </w:pPr>
      <w:bookmarkStart w:name="_Toc199751330" w:id="172"/>
      <w:r w:rsidRPr="00072ABD">
        <w:t>Goals</w:t>
      </w:r>
      <w:bookmarkEnd w:id="172"/>
    </w:p>
    <w:p w:rsidRPr="00B126F8" w:rsidR="00B126F8" w:rsidP="00072ABD" w:rsidRDefault="00B126F8" w14:paraId="50F48400" w14:textId="76C63022">
      <w:pPr>
        <w:pStyle w:val="5-NormalwithBulletedList"/>
      </w:pPr>
      <w:r w:rsidRPr="00B126F8">
        <w:t xml:space="preserve">Validate </w:t>
      </w:r>
      <w:r w:rsidR="00CF5268">
        <w:t>end-to-end</w:t>
      </w:r>
      <w:r w:rsidRPr="00B126F8">
        <w:t xml:space="preserve"> workflows and exception handling</w:t>
      </w:r>
    </w:p>
    <w:p w:rsidRPr="00B126F8" w:rsidR="00B126F8" w:rsidP="00072ABD" w:rsidRDefault="00B126F8" w14:paraId="4F78D5A2" w14:textId="52221402">
      <w:pPr>
        <w:pStyle w:val="5-NormalwithBulletedList"/>
      </w:pPr>
      <w:r w:rsidRPr="00B126F8">
        <w:t>Confirm UX usability across roles</w:t>
      </w:r>
      <w:r w:rsidR="00EE57AB">
        <w:t>/personas</w:t>
      </w:r>
    </w:p>
    <w:p w:rsidRPr="00B126F8" w:rsidR="00B126F8" w:rsidP="30B466D0" w:rsidRDefault="00B126F8" w14:paraId="69A87553" w14:textId="45A7A2E9">
      <w:pPr>
        <w:pStyle w:val="5-NormalwithBulletedList"/>
        <w:numPr>
          <w:ilvl w:val="0"/>
          <w:numId w:val="0"/>
        </w:numPr>
      </w:pPr>
      <w:r>
        <w:t xml:space="preserve">Secure business </w:t>
      </w:r>
      <w:r w:rsidR="00CF5268">
        <w:t>sign-off</w:t>
      </w:r>
      <w:r>
        <w:t xml:space="preserve"> on </w:t>
      </w:r>
      <w:r w:rsidR="00C43D10">
        <w:t>QMF</w:t>
      </w:r>
    </w:p>
    <w:p w:rsidRPr="00072ABD" w:rsidR="00B126F8" w:rsidP="00072ABD" w:rsidRDefault="00B126F8" w14:paraId="7EA9EA4F" w14:textId="77777777">
      <w:pPr>
        <w:pStyle w:val="3-Header3"/>
      </w:pPr>
      <w:bookmarkStart w:name="_Toc199751331" w:id="173"/>
      <w:r w:rsidRPr="00072ABD">
        <w:t>Key Activities</w:t>
      </w:r>
      <w:bookmarkEnd w:id="173"/>
    </w:p>
    <w:p w:rsidRPr="00B126F8" w:rsidR="00B126F8" w:rsidP="00072ABD" w:rsidRDefault="00B126F8" w14:paraId="578ECDE3" w14:textId="11CFEC16">
      <w:pPr>
        <w:pStyle w:val="5-NormalwithBulletedList"/>
      </w:pPr>
      <w:r w:rsidRPr="00B126F8">
        <w:t xml:space="preserve">Conduct </w:t>
      </w:r>
      <w:r w:rsidR="00CF5268">
        <w:t>end-to-end</w:t>
      </w:r>
      <w:r w:rsidRPr="00B126F8">
        <w:t xml:space="preserve"> functional testing with users</w:t>
      </w:r>
    </w:p>
    <w:p w:rsidRPr="00B126F8" w:rsidR="00B126F8" w:rsidP="00072ABD" w:rsidRDefault="00B126F8" w14:paraId="1C7D5A9A" w14:textId="77777777">
      <w:pPr>
        <w:pStyle w:val="5-NormalwithBulletedList"/>
      </w:pPr>
      <w:r w:rsidRPr="00B126F8">
        <w:t>Execute scenario walkthroughs (onboarding, LOA, territory move)</w:t>
      </w:r>
    </w:p>
    <w:p w:rsidRPr="00B126F8" w:rsidR="00B126F8" w:rsidP="00072ABD" w:rsidRDefault="00B126F8" w14:paraId="10099752" w14:textId="77777777">
      <w:pPr>
        <w:pStyle w:val="5-NormalwithBulletedList"/>
      </w:pPr>
      <w:r w:rsidRPr="00B126F8">
        <w:t>Validate navigation, security, approvals, and exports</w:t>
      </w:r>
    </w:p>
    <w:p w:rsidRPr="00B126F8" w:rsidR="00B126F8" w:rsidP="00072ABD" w:rsidRDefault="00B126F8" w14:paraId="5AFEE24E" w14:textId="338CAD52">
      <w:pPr>
        <w:pStyle w:val="5-NormalwithBulletedList"/>
      </w:pPr>
      <w:r w:rsidRPr="00B126F8">
        <w:t>Track issues</w:t>
      </w:r>
      <w:r w:rsidR="00EE57AB">
        <w:t>/defects</w:t>
      </w:r>
      <w:r w:rsidRPr="00B126F8">
        <w:t xml:space="preserve"> and apply fixes</w:t>
      </w:r>
    </w:p>
    <w:p w:rsidRPr="00072ABD" w:rsidR="00B126F8" w:rsidP="00072ABD" w:rsidRDefault="00B126F8" w14:paraId="7F3CA90B" w14:textId="77777777">
      <w:pPr>
        <w:pStyle w:val="3-Header3"/>
      </w:pPr>
      <w:bookmarkStart w:name="_Toc199751332" w:id="174"/>
      <w:r w:rsidRPr="00072ABD">
        <w:t>Outputs</w:t>
      </w:r>
      <w:bookmarkEnd w:id="174"/>
    </w:p>
    <w:p w:rsidRPr="00B126F8" w:rsidR="00B126F8" w:rsidP="00072ABD" w:rsidRDefault="00B126F8" w14:paraId="552DFB9D" w14:textId="77777777">
      <w:pPr>
        <w:pStyle w:val="5-NormalwithBulletedList"/>
      </w:pPr>
      <w:r w:rsidRPr="00B126F8">
        <w:t>Validated planning workflow</w:t>
      </w:r>
    </w:p>
    <w:p w:rsidRPr="00B126F8" w:rsidR="00B126F8" w:rsidP="00072ABD" w:rsidRDefault="00B126F8" w14:paraId="601A902C" w14:textId="0F8278DE">
      <w:pPr>
        <w:pStyle w:val="5-NormalwithBulletedList"/>
      </w:pPr>
      <w:r w:rsidRPr="00B126F8">
        <w:t xml:space="preserve">Approved test scenarios </w:t>
      </w:r>
      <w:r w:rsidRPr="005655F9" w:rsidR="005655F9">
        <w:rPr>
          <w:rFonts w:ascii="Cambria" w:hAnsi="Cambria"/>
          <w:color w:val="000000"/>
        </w:rPr>
        <w:t>and</w:t>
      </w:r>
      <w:r w:rsidRPr="00B126F8">
        <w:t xml:space="preserve"> outputs</w:t>
      </w:r>
    </w:p>
    <w:p w:rsidRPr="00B126F8" w:rsidR="00B126F8" w:rsidP="00072ABD" w:rsidRDefault="00B126F8" w14:paraId="7619D587" w14:textId="77777777">
      <w:pPr>
        <w:pStyle w:val="5-NormalwithBulletedList"/>
      </w:pPr>
      <w:r w:rsidRPr="00B126F8">
        <w:t>UAT feedback log resolved</w:t>
      </w:r>
    </w:p>
    <w:p w:rsidRPr="00B126F8" w:rsidR="00B126F8" w:rsidP="00072ABD" w:rsidRDefault="00B126F8" w14:paraId="58218B4F" w14:textId="5A4061FA">
      <w:pPr>
        <w:pStyle w:val="5-NormalwithBulletedList"/>
      </w:pPr>
      <w:r w:rsidRPr="00B126F8">
        <w:t>QMF logic signed off</w:t>
      </w:r>
      <w:r w:rsidR="00EE57AB">
        <w:br/>
      </w:r>
      <w:r w:rsidR="00EE57AB">
        <w:t>UAT Sign-off</w:t>
      </w:r>
    </w:p>
    <w:p w:rsidRPr="00B126F8" w:rsidR="00B126F8" w:rsidP="00072ABD" w:rsidRDefault="00B126F8" w14:paraId="19EA4BDD" w14:textId="77777777">
      <w:pPr>
        <w:pStyle w:val="3-Header3"/>
      </w:pPr>
      <w:bookmarkStart w:name="_Toc199751333" w:id="175"/>
      <w:r w:rsidRPr="00B126F8">
        <w:t>Recommended Sessions with Customer</w:t>
      </w:r>
      <w:bookmarkEnd w:id="175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6385"/>
      </w:tblGrid>
      <w:tr w:rsidRPr="00B126F8" w:rsidR="00B126F8" w:rsidTr="70B66FEC" w14:paraId="525065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  <w:hideMark/>
          </w:tcPr>
          <w:p w:rsidRPr="00072ABD" w:rsidR="00B126F8" w:rsidP="00073A7C" w:rsidRDefault="00B126F8" w14:paraId="4C6D21EB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Session</w:t>
            </w:r>
          </w:p>
        </w:tc>
        <w:tc>
          <w:tcPr>
            <w:tcW w:w="6385" w:type="dxa"/>
            <w:hideMark/>
          </w:tcPr>
          <w:p w:rsidRPr="00072ABD" w:rsidR="00B126F8" w:rsidP="00073A7C" w:rsidRDefault="00B126F8" w14:paraId="11BB1CE6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Purpose</w:t>
            </w:r>
          </w:p>
        </w:tc>
      </w:tr>
      <w:tr w:rsidRPr="00B126F8" w:rsidR="00B126F8" w:rsidTr="70B66FEC" w14:paraId="61A7871B" w14:textId="77777777">
        <w:tc>
          <w:tcPr>
            <w:tcW w:w="4320" w:type="dxa"/>
            <w:hideMark/>
          </w:tcPr>
          <w:p w:rsidRPr="00B126F8" w:rsidR="00B126F8" w:rsidP="1D02CF83" w:rsidRDefault="00B126F8" w14:paraId="7163A5D7" w14:textId="77777777">
            <w:pPr>
              <w:ind w:left="0"/>
            </w:pPr>
            <w:r>
              <w:t>UAT Kickoff</w:t>
            </w:r>
          </w:p>
        </w:tc>
        <w:tc>
          <w:tcPr>
            <w:tcW w:w="6385" w:type="dxa"/>
            <w:hideMark/>
          </w:tcPr>
          <w:p w:rsidRPr="00B126F8" w:rsidR="00B126F8" w:rsidP="1D02CF83" w:rsidRDefault="00B126F8" w14:paraId="16DE1A66" w14:textId="77777777">
            <w:pPr>
              <w:ind w:left="0"/>
            </w:pPr>
            <w:r>
              <w:t>Review scripts, roles, success criteria, and schedule for testing.</w:t>
            </w:r>
          </w:p>
        </w:tc>
      </w:tr>
      <w:tr w:rsidRPr="00B126F8" w:rsidR="00B126F8" w:rsidTr="70B66FEC" w14:paraId="40AB66D7" w14:textId="77777777">
        <w:tc>
          <w:tcPr>
            <w:tcW w:w="4320" w:type="dxa"/>
            <w:hideMark/>
          </w:tcPr>
          <w:p w:rsidRPr="00B126F8" w:rsidR="00B126F8" w:rsidP="1D02CF83" w:rsidRDefault="00B126F8" w14:paraId="72F6FEA8" w14:textId="77777777">
            <w:pPr>
              <w:ind w:left="0"/>
            </w:pPr>
            <w:r>
              <w:t>Live Scenario Testing Workshops</w:t>
            </w:r>
          </w:p>
        </w:tc>
        <w:tc>
          <w:tcPr>
            <w:tcW w:w="6385" w:type="dxa"/>
            <w:hideMark/>
          </w:tcPr>
          <w:p w:rsidRPr="00B126F8" w:rsidR="00B126F8" w:rsidP="1D02CF83" w:rsidRDefault="00B126F8" w14:paraId="089469CC" w14:textId="408B0101">
            <w:pPr>
              <w:ind w:left="0"/>
            </w:pPr>
            <w:r>
              <w:t>Facilitate hands</w:t>
            </w:r>
            <w:r w:rsidR="27FC715E">
              <w:t>-</w:t>
            </w:r>
            <w:r>
              <w:t>on testing of real scenarios with business users.</w:t>
            </w:r>
          </w:p>
        </w:tc>
      </w:tr>
      <w:tr w:rsidRPr="00B126F8" w:rsidR="00EE57AB" w:rsidTr="70B66FEC" w14:paraId="30FDD74A" w14:textId="77777777">
        <w:tc>
          <w:tcPr>
            <w:tcW w:w="4320" w:type="dxa"/>
          </w:tcPr>
          <w:p w:rsidRPr="00B126F8" w:rsidR="00EE57AB" w:rsidP="1D02CF83" w:rsidRDefault="00EE57AB" w14:paraId="0E9B2FD4" w14:textId="0284DD12">
            <w:pPr>
              <w:ind w:left="0"/>
            </w:pPr>
            <w:r>
              <w:t>UAT Log Working Session</w:t>
            </w:r>
          </w:p>
        </w:tc>
        <w:tc>
          <w:tcPr>
            <w:tcW w:w="6385" w:type="dxa"/>
          </w:tcPr>
          <w:p w:rsidRPr="00B126F8" w:rsidR="00EE57AB" w:rsidP="1D02CF83" w:rsidRDefault="00EE57AB" w14:paraId="72869B39" w14:textId="36829BBF">
            <w:pPr>
              <w:ind w:left="0"/>
            </w:pPr>
            <w:r>
              <w:t>Review logged defect tracker to align on resolution and assign owners for defects (prioritize defects/enhancements)</w:t>
            </w:r>
          </w:p>
        </w:tc>
      </w:tr>
      <w:tr w:rsidRPr="00B126F8" w:rsidR="00B126F8" w:rsidTr="70B66FEC" w14:paraId="4185D664" w14:textId="77777777">
        <w:tc>
          <w:tcPr>
            <w:tcW w:w="4320" w:type="dxa"/>
            <w:hideMark/>
          </w:tcPr>
          <w:p w:rsidRPr="00B126F8" w:rsidR="00B126F8" w:rsidP="1D02CF83" w:rsidRDefault="00B126F8" w14:paraId="0A9514A2" w14:textId="2BA330E2">
            <w:pPr>
              <w:ind w:left="0"/>
            </w:pPr>
            <w:r>
              <w:t xml:space="preserve">UAT </w:t>
            </w:r>
            <w:r w:rsidR="00EE57AB">
              <w:t>Sign-off</w:t>
            </w:r>
            <w:r>
              <w:t xml:space="preserve"> Review</w:t>
            </w:r>
          </w:p>
        </w:tc>
        <w:tc>
          <w:tcPr>
            <w:tcW w:w="6385" w:type="dxa"/>
            <w:hideMark/>
          </w:tcPr>
          <w:p w:rsidRPr="00B126F8" w:rsidR="00B126F8" w:rsidP="1D02CF83" w:rsidRDefault="00B126F8" w14:paraId="14454C1E" w14:textId="0331084A">
            <w:pPr>
              <w:ind w:left="0"/>
            </w:pPr>
            <w:r>
              <w:t xml:space="preserve">Present testing results and secure </w:t>
            </w:r>
            <w:r w:rsidR="00EE57AB">
              <w:t>go-live</w:t>
            </w:r>
            <w:r>
              <w:t xml:space="preserve"> approval.</w:t>
            </w:r>
          </w:p>
        </w:tc>
      </w:tr>
    </w:tbl>
    <w:p w:rsidRPr="00B126F8" w:rsidR="00B126F8" w:rsidP="00B126F8" w:rsidRDefault="00B126F8" w14:paraId="467E9CB5" w14:textId="77777777">
      <w:r w:rsidRPr="00B126F8">
        <w:br w:type="page"/>
      </w:r>
    </w:p>
    <w:p w:rsidRPr="00072ABD" w:rsidR="00B126F8" w:rsidP="00072ABD" w:rsidRDefault="00B126F8" w14:paraId="024EB88E" w14:textId="332AB59F">
      <w:pPr>
        <w:pStyle w:val="2-Header2"/>
      </w:pPr>
      <w:bookmarkStart w:name="_Toc199751334" w:id="176"/>
      <w:bookmarkStart w:name="_Toc203482588" w:id="177"/>
      <w:r w:rsidRPr="00072ABD">
        <w:t>Deployment</w:t>
      </w:r>
      <w:bookmarkEnd w:id="176"/>
      <w:bookmarkEnd w:id="177"/>
    </w:p>
    <w:p w:rsidRPr="00072ABD" w:rsidR="00B126F8" w:rsidP="004C7EC0" w:rsidRDefault="00B126F8" w14:paraId="210AC92C" w14:textId="77777777">
      <w:pPr>
        <w:pStyle w:val="3-Header3"/>
        <w:numPr>
          <w:ilvl w:val="0"/>
          <w:numId w:val="12"/>
        </w:numPr>
      </w:pPr>
      <w:bookmarkStart w:name="_Toc199751335" w:id="178"/>
      <w:r w:rsidRPr="00072ABD">
        <w:t>Goals</w:t>
      </w:r>
      <w:bookmarkEnd w:id="178"/>
    </w:p>
    <w:p w:rsidRPr="00B126F8" w:rsidR="00B126F8" w:rsidP="00072ABD" w:rsidRDefault="00B126F8" w14:paraId="35D46F8F" w14:textId="77777777">
      <w:pPr>
        <w:pStyle w:val="5-NormalwithBulletedList"/>
      </w:pPr>
      <w:r w:rsidRPr="00B126F8">
        <w:t>Finalize model outputs for downstream systems</w:t>
      </w:r>
    </w:p>
    <w:p w:rsidRPr="00B126F8" w:rsidR="00B126F8" w:rsidP="00072ABD" w:rsidRDefault="00B126F8" w14:paraId="31C891DF" w14:textId="3A33A519">
      <w:pPr>
        <w:pStyle w:val="5-NormalwithBulletedList"/>
      </w:pPr>
      <w:r w:rsidRPr="00B126F8">
        <w:t xml:space="preserve">Enable admins for </w:t>
      </w:r>
      <w:r w:rsidR="00255762">
        <w:t>AOP planning and In-year management</w:t>
      </w:r>
    </w:p>
    <w:p w:rsidRPr="00B126F8" w:rsidR="00B126F8" w:rsidP="00072ABD" w:rsidRDefault="00B126F8" w14:paraId="7690F871" w14:textId="5F1E8530">
      <w:pPr>
        <w:pStyle w:val="5-NormalwithBulletedList"/>
      </w:pPr>
      <w:r w:rsidRPr="00B126F8">
        <w:t xml:space="preserve">Transition to </w:t>
      </w:r>
      <w:r w:rsidRPr="00B126F8" w:rsidR="00EE57AB">
        <w:t>Steady State Support</w:t>
      </w:r>
    </w:p>
    <w:p w:rsidRPr="00072ABD" w:rsidR="00B126F8" w:rsidP="00072ABD" w:rsidRDefault="00B126F8" w14:paraId="3297FE7D" w14:textId="77777777">
      <w:pPr>
        <w:pStyle w:val="3-Header3"/>
      </w:pPr>
      <w:bookmarkStart w:name="_Toc199751336" w:id="179"/>
      <w:r w:rsidRPr="00072ABD">
        <w:t>Key Activities</w:t>
      </w:r>
      <w:bookmarkEnd w:id="179"/>
    </w:p>
    <w:p w:rsidRPr="00072ABD" w:rsidR="00B126F8" w:rsidP="30B466D0" w:rsidRDefault="00B126F8" w14:paraId="0C0AC992" w14:textId="3F29DCAA">
      <w:pPr>
        <w:pStyle w:val="5-NormalwithBulletedList"/>
        <w:numPr>
          <w:ilvl w:val="0"/>
          <w:numId w:val="0"/>
        </w:numPr>
      </w:pPr>
      <w:r>
        <w:t xml:space="preserve">Export </w:t>
      </w:r>
      <w:r w:rsidR="00C43D10">
        <w:t>QMF</w:t>
      </w:r>
      <w:r>
        <w:t xml:space="preserve"> to ICM/CRM</w:t>
      </w:r>
    </w:p>
    <w:p w:rsidRPr="00072ABD" w:rsidR="00B126F8" w:rsidP="30B466D0" w:rsidRDefault="00B126F8" w14:paraId="14E39672" w14:textId="1BFCD8F5">
      <w:pPr>
        <w:pStyle w:val="5-NormalwithBulletedList"/>
        <w:numPr>
          <w:ilvl w:val="0"/>
          <w:numId w:val="0"/>
        </w:numPr>
      </w:pPr>
      <w:r>
        <w:t xml:space="preserve">Conduct </w:t>
      </w:r>
      <w:r w:rsidRPr="30B466D0" w:rsidR="000F44D5">
        <w:rPr>
          <w:color w:val="0A2F46" w:themeColor="text2"/>
        </w:rPr>
        <w:t>administration</w:t>
      </w:r>
      <w:r>
        <w:t xml:space="preserve"> enablement (quota changes, LOA, onboarding)</w:t>
      </w:r>
    </w:p>
    <w:p w:rsidRPr="00072ABD" w:rsidR="00B126F8" w:rsidP="1D02CF83" w:rsidRDefault="00B126F8" w14:paraId="7A0F53ED" w14:textId="7395079F">
      <w:pPr>
        <w:pStyle w:val="5-NormalwithBulletedList"/>
        <w:numPr>
          <w:ilvl w:val="0"/>
          <w:numId w:val="0"/>
        </w:numPr>
      </w:pPr>
      <w:r w:rsidRPr="00072ABD">
        <w:t xml:space="preserve">Execute </w:t>
      </w:r>
      <w:r w:rsidRPr="00072ABD" w:rsidR="44F57F90">
        <w:t>go</w:t>
      </w:r>
      <w:r w:rsidRPr="00072ABD" w:rsidR="3738A288">
        <w:t>-</w:t>
      </w:r>
      <w:r w:rsidRPr="00072ABD">
        <w:noBreakHyphen/>
        <w:t>live checklist and cutover</w:t>
      </w:r>
    </w:p>
    <w:p w:rsidRPr="00072ABD" w:rsidR="00B126F8" w:rsidP="00072ABD" w:rsidRDefault="00B126F8" w14:paraId="391393FF" w14:textId="590913AD">
      <w:pPr>
        <w:pStyle w:val="5-NormalwithBulletedList"/>
      </w:pPr>
      <w:r w:rsidRPr="00072ABD">
        <w:t xml:space="preserve">Archive </w:t>
      </w:r>
      <w:r w:rsidRPr="00072ABD" w:rsidR="00EE57AB">
        <w:t>model</w:t>
      </w:r>
      <w:r w:rsidRPr="00072ABD">
        <w:t xml:space="preserve"> (optional) and transition</w:t>
      </w:r>
      <w:r w:rsidRPr="00072ABD" w:rsidR="00EE57AB">
        <w:t xml:space="preserve"> to</w:t>
      </w:r>
      <w:r w:rsidRPr="00072ABD">
        <w:t xml:space="preserve"> support</w:t>
      </w:r>
    </w:p>
    <w:p w:rsidRPr="00072ABD" w:rsidR="00B126F8" w:rsidP="00072ABD" w:rsidRDefault="00B126F8" w14:paraId="3F2182DD" w14:textId="77777777">
      <w:pPr>
        <w:pStyle w:val="3-Header3"/>
      </w:pPr>
      <w:bookmarkStart w:name="_Toc199751337" w:id="180"/>
      <w:r w:rsidRPr="00072ABD">
        <w:t>Outputs</w:t>
      </w:r>
      <w:bookmarkEnd w:id="180"/>
    </w:p>
    <w:p w:rsidRPr="00B126F8" w:rsidR="00B126F8" w:rsidP="30B466D0" w:rsidRDefault="00C43D10" w14:paraId="03A64157" w14:textId="13663586">
      <w:pPr>
        <w:pStyle w:val="5-NormalwithBulletedList"/>
        <w:numPr>
          <w:ilvl w:val="0"/>
          <w:numId w:val="0"/>
        </w:numPr>
      </w:pPr>
      <w:r>
        <w:t>QMF</w:t>
      </w:r>
      <w:r w:rsidR="00B126F8">
        <w:t xml:space="preserve"> delivered downstream</w:t>
      </w:r>
    </w:p>
    <w:p w:rsidRPr="00B126F8" w:rsidR="00B126F8" w:rsidP="30B466D0" w:rsidRDefault="000F44D5" w14:paraId="1C254D0C" w14:textId="07BFDD13">
      <w:pPr>
        <w:pStyle w:val="5-NormalwithBulletedList"/>
        <w:numPr>
          <w:ilvl w:val="0"/>
          <w:numId w:val="0"/>
        </w:numPr>
      </w:pPr>
      <w:r w:rsidRPr="30B466D0">
        <w:rPr>
          <w:color w:val="0A2F46" w:themeColor="text2"/>
        </w:rPr>
        <w:t>Administration</w:t>
      </w:r>
      <w:r w:rsidR="00B126F8">
        <w:t xml:space="preserve"> team trained</w:t>
      </w:r>
    </w:p>
    <w:p w:rsidRPr="00B126F8" w:rsidR="00B126F8" w:rsidP="00072ABD" w:rsidRDefault="00B126F8" w14:paraId="5E097FCD" w14:textId="4C44AAD7">
      <w:pPr>
        <w:pStyle w:val="5-NormalwithBulletedList"/>
      </w:pPr>
      <w:r w:rsidRPr="00B126F8">
        <w:t>Model archived (if used)</w:t>
      </w:r>
    </w:p>
    <w:p w:rsidRPr="00B126F8" w:rsidR="00B126F8" w:rsidP="00072ABD" w:rsidRDefault="00B126F8" w14:paraId="2D78CF63" w14:textId="77777777">
      <w:pPr>
        <w:pStyle w:val="5-NormalwithBulletedList"/>
      </w:pPr>
      <w:r w:rsidRPr="00B126F8">
        <w:t>Support handoff complete</w:t>
      </w:r>
    </w:p>
    <w:p w:rsidRPr="00B126F8" w:rsidR="00B126F8" w:rsidP="00072ABD" w:rsidRDefault="00B126F8" w14:paraId="0EB8E2BB" w14:textId="77777777">
      <w:pPr>
        <w:pStyle w:val="3-Header3"/>
      </w:pPr>
      <w:bookmarkStart w:name="_Toc199751338" w:id="181"/>
      <w:r w:rsidRPr="00B126F8">
        <w:t>Recommended Sessions with Customer</w:t>
      </w:r>
      <w:bookmarkEnd w:id="181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6385"/>
      </w:tblGrid>
      <w:tr w:rsidRPr="00B126F8" w:rsidR="00B126F8" w:rsidTr="30B466D0" w14:paraId="257849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  <w:hideMark/>
          </w:tcPr>
          <w:p w:rsidRPr="00072ABD" w:rsidR="00B126F8" w:rsidP="00073A7C" w:rsidRDefault="00B126F8" w14:paraId="65DEEAA3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Session</w:t>
            </w:r>
          </w:p>
        </w:tc>
        <w:tc>
          <w:tcPr>
            <w:tcW w:w="6385" w:type="dxa"/>
            <w:hideMark/>
          </w:tcPr>
          <w:p w:rsidRPr="00072ABD" w:rsidR="00B126F8" w:rsidP="00073A7C" w:rsidRDefault="00B126F8" w14:paraId="33DC4CBA" w14:textId="77777777">
            <w:pPr>
              <w:spacing w:after="200" w:line="276" w:lineRule="auto"/>
              <w:ind w:left="15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Purpose</w:t>
            </w:r>
          </w:p>
        </w:tc>
      </w:tr>
      <w:tr w:rsidRPr="00B126F8" w:rsidR="00B126F8" w:rsidTr="30B466D0" w14:paraId="5619CE35" w14:textId="77777777">
        <w:tc>
          <w:tcPr>
            <w:tcW w:w="4320" w:type="dxa"/>
            <w:hideMark/>
          </w:tcPr>
          <w:p w:rsidRPr="00B126F8" w:rsidR="00B126F8" w:rsidP="1D02CF83" w:rsidRDefault="00B126F8" w14:paraId="12A58383" w14:textId="4427BEB4">
            <w:pPr>
              <w:ind w:left="0"/>
            </w:pPr>
            <w:r>
              <w:t xml:space="preserve">Admin </w:t>
            </w:r>
            <w:r w:rsidR="000F44D5">
              <w:t>t</w:t>
            </w:r>
            <w:r>
              <w:t>raining</w:t>
            </w:r>
          </w:p>
        </w:tc>
        <w:tc>
          <w:tcPr>
            <w:tcW w:w="6385" w:type="dxa"/>
            <w:hideMark/>
          </w:tcPr>
          <w:p w:rsidRPr="00B126F8" w:rsidR="00B126F8" w:rsidP="1D02CF83" w:rsidRDefault="00EE57AB" w14:paraId="72B2F2CE" w14:textId="7623B5BB">
            <w:pPr>
              <w:ind w:left="0"/>
            </w:pPr>
            <w:r>
              <w:t>Hands-on</w:t>
            </w:r>
            <w:r w:rsidR="00B126F8">
              <w:t xml:space="preserve"> session covering quota maintenance, LOA adjustments, and user </w:t>
            </w:r>
            <w:r w:rsidR="33F0D049">
              <w:t>administration</w:t>
            </w:r>
            <w:r w:rsidR="00B126F8">
              <w:t>.</w:t>
            </w:r>
          </w:p>
        </w:tc>
      </w:tr>
      <w:tr w:rsidRPr="00B126F8" w:rsidR="00B126F8" w:rsidTr="30B466D0" w14:paraId="388D96CA" w14:textId="77777777">
        <w:tc>
          <w:tcPr>
            <w:tcW w:w="4320" w:type="dxa"/>
            <w:hideMark/>
          </w:tcPr>
          <w:p w:rsidRPr="00B126F8" w:rsidR="00B126F8" w:rsidP="1D02CF83" w:rsidRDefault="00B126F8" w14:paraId="3708AD62" w14:textId="53A161EA">
            <w:pPr>
              <w:ind w:left="0"/>
            </w:pPr>
            <w:r>
              <w:t>Go</w:t>
            </w:r>
            <w:r w:rsidR="458161C5">
              <w:t>-l</w:t>
            </w:r>
            <w:r>
              <w:t xml:space="preserve">ive </w:t>
            </w:r>
            <w:r w:rsidR="000F44D5">
              <w:t>r</w:t>
            </w:r>
            <w:r>
              <w:t>eview</w:t>
            </w:r>
          </w:p>
        </w:tc>
        <w:tc>
          <w:tcPr>
            <w:tcW w:w="6385" w:type="dxa"/>
            <w:hideMark/>
          </w:tcPr>
          <w:p w:rsidRPr="00B126F8" w:rsidR="00B126F8" w:rsidP="1D02CF83" w:rsidRDefault="00B126F8" w14:paraId="62F0522E" w14:textId="015ACF87">
            <w:pPr>
              <w:ind w:left="0"/>
            </w:pPr>
            <w:r>
              <w:t>Verify readiness checklist, data integrations, and agree</w:t>
            </w:r>
            <w:r w:rsidR="00EE57AB">
              <w:t xml:space="preserve"> on</w:t>
            </w:r>
            <w:r>
              <w:t xml:space="preserve"> cutover timing.</w:t>
            </w:r>
          </w:p>
        </w:tc>
      </w:tr>
      <w:tr w:rsidRPr="00B126F8" w:rsidR="00B126F8" w:rsidTr="30B466D0" w14:paraId="1E7994E2" w14:textId="77777777">
        <w:tc>
          <w:tcPr>
            <w:tcW w:w="4320" w:type="dxa"/>
            <w:hideMark/>
          </w:tcPr>
          <w:p w:rsidRPr="00B126F8" w:rsidR="00B126F8" w:rsidP="1D02CF83" w:rsidRDefault="00B126F8" w14:paraId="2ADE8253" w14:textId="20EA7C1A">
            <w:pPr>
              <w:ind w:left="0"/>
            </w:pPr>
            <w:r>
              <w:t xml:space="preserve">Transition </w:t>
            </w:r>
            <w:r w:rsidR="000F44D5">
              <w:t>h</w:t>
            </w:r>
            <w:r>
              <w:t>andoff</w:t>
            </w:r>
          </w:p>
        </w:tc>
        <w:tc>
          <w:tcPr>
            <w:tcW w:w="6385" w:type="dxa"/>
            <w:hideMark/>
          </w:tcPr>
          <w:p w:rsidRPr="00B126F8" w:rsidR="00B126F8" w:rsidP="1D02CF83" w:rsidRDefault="00B126F8" w14:paraId="353A73CF" w14:textId="77777777">
            <w:pPr>
              <w:ind w:left="0"/>
            </w:pPr>
            <w:r>
              <w:t>Confirm ownership, support model, and roadmap for enhancements.</w:t>
            </w:r>
          </w:p>
        </w:tc>
      </w:tr>
    </w:tbl>
    <w:p w:rsidRPr="00B126F8" w:rsidR="00B126F8" w:rsidP="00B126F8" w:rsidRDefault="00B126F8" w14:paraId="39515CEC" w14:textId="77777777"/>
    <w:p w:rsidR="00611651" w:rsidRDefault="00611651" w14:paraId="016693C5" w14:textId="77777777"/>
    <w:p w:rsidR="00CF5F86" w:rsidRDefault="00CF5F86" w14:paraId="0143CE21" w14:textId="77777777"/>
    <w:p w:rsidR="00CF5F86" w:rsidRDefault="00CF5F86" w14:paraId="4F35ABF2" w14:textId="77777777"/>
    <w:p w:rsidR="00013278" w:rsidRDefault="00013278" w14:paraId="7251C5FC" w14:textId="77777777">
      <w:pPr>
        <w:spacing w:after="200"/>
        <w:ind w:left="0"/>
        <w:contextualSpacing w:val="0"/>
        <w:rPr>
          <w:rFonts w:eastAsia="Times New Roman"/>
          <w:b/>
          <w:bCs/>
          <w:color w:val="FF6100" w:themeColor="accent1"/>
        </w:rPr>
      </w:pPr>
      <w:bookmarkStart w:name="_Toc199751339" w:id="182"/>
      <w:r>
        <w:br w:type="page"/>
      </w:r>
    </w:p>
    <w:p w:rsidRPr="00072ABD" w:rsidR="00CF5F86" w:rsidP="00FF65EE" w:rsidRDefault="00EE57AB" w14:paraId="35FA8DF3" w14:textId="291A5594">
      <w:pPr>
        <w:pStyle w:val="1-Header1"/>
      </w:pPr>
      <w:bookmarkStart w:name="_Toc203482589" w:id="183"/>
      <w:r w:rsidRPr="00072ABD">
        <w:t xml:space="preserve">Phase </w:t>
      </w:r>
      <w:r w:rsidRPr="00072ABD" w:rsidR="00CF5F86">
        <w:t>Checklist</w:t>
      </w:r>
      <w:r w:rsidRPr="00072ABD">
        <w:t>s</w:t>
      </w:r>
      <w:bookmarkEnd w:id="182"/>
      <w:bookmarkEnd w:id="183"/>
    </w:p>
    <w:p w:rsidR="00CF5F86" w:rsidP="004C7EC0" w:rsidRDefault="00CF5F86" w14:paraId="68247C71" w14:textId="6B94A60F">
      <w:pPr>
        <w:pStyle w:val="2-Header2"/>
        <w:numPr>
          <w:ilvl w:val="0"/>
          <w:numId w:val="14"/>
        </w:numPr>
      </w:pPr>
      <w:bookmarkStart w:name="_Toc199751340" w:id="184"/>
      <w:bookmarkStart w:name="_Toc203482590" w:id="185"/>
      <w:r>
        <w:t>Pre</w:t>
      </w:r>
      <w:r w:rsidRPr="00FF65EE">
        <w:rPr>
          <w:rFonts w:ascii="Cambria Math" w:hAnsi="Cambria Math" w:cs="Cambria Math"/>
        </w:rPr>
        <w:t>‑</w:t>
      </w:r>
      <w:r>
        <w:t>Project (Customer Readiness)</w:t>
      </w:r>
      <w:bookmarkEnd w:id="184"/>
      <w:bookmarkEnd w:id="185"/>
    </w:p>
    <w:tbl>
      <w:tblPr>
        <w:tblStyle w:val="Runbook-Table"/>
        <w:tblW w:w="0" w:type="auto"/>
        <w:tblInd w:w="-5" w:type="dxa"/>
        <w:tblLook w:val="04A0" w:firstRow="1" w:lastRow="0" w:firstColumn="1" w:lastColumn="0" w:noHBand="0" w:noVBand="1"/>
      </w:tblPr>
      <w:tblGrid>
        <w:gridCol w:w="1728"/>
        <w:gridCol w:w="1728"/>
        <w:gridCol w:w="3472"/>
        <w:gridCol w:w="1728"/>
        <w:gridCol w:w="1728"/>
      </w:tblGrid>
      <w:tr w:rsidR="00CF5F86" w:rsidTr="30B466D0" w14:paraId="11E6DE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8" w:type="dxa"/>
          </w:tcPr>
          <w:p w:rsidRPr="00072ABD" w:rsidR="00CF5F86" w:rsidP="00073A7C" w:rsidRDefault="00CF5F86" w14:paraId="5AC6DABC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Phase / Area</w:t>
            </w:r>
          </w:p>
        </w:tc>
        <w:tc>
          <w:tcPr>
            <w:tcW w:w="1728" w:type="dxa"/>
          </w:tcPr>
          <w:p w:rsidRPr="00072ABD" w:rsidR="00CF5F86" w:rsidP="00073A7C" w:rsidRDefault="00CF5F86" w14:paraId="19C2366A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Checklist Item</w:t>
            </w:r>
          </w:p>
        </w:tc>
        <w:tc>
          <w:tcPr>
            <w:tcW w:w="1728" w:type="dxa"/>
          </w:tcPr>
          <w:p w:rsidRPr="00072ABD" w:rsidR="00CF5F86" w:rsidP="00073A7C" w:rsidRDefault="00CF5F86" w14:paraId="4AAE4B5C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Description / Acceptance Criteria</w:t>
            </w:r>
          </w:p>
        </w:tc>
        <w:tc>
          <w:tcPr>
            <w:tcW w:w="1728" w:type="dxa"/>
          </w:tcPr>
          <w:p w:rsidRPr="00072ABD" w:rsidR="00CF5F86" w:rsidP="00073A7C" w:rsidRDefault="00CF5F86" w14:paraId="1B8DF3DF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Owner</w:t>
            </w:r>
          </w:p>
        </w:tc>
        <w:tc>
          <w:tcPr>
            <w:tcW w:w="1728" w:type="dxa"/>
          </w:tcPr>
          <w:p w:rsidRPr="00072ABD" w:rsidR="00CF5F86" w:rsidP="00073A7C" w:rsidRDefault="00CF5F86" w14:paraId="2FD1779F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Due</w:t>
            </w:r>
            <w:r w:rsidRPr="00072ABD">
              <w:rPr>
                <w:rFonts w:ascii="Cambria Math" w:hAnsi="Cambria Math" w:cs="Cambria Math"/>
                <w:color w:val="FFFFFF" w:themeColor="background1"/>
              </w:rPr>
              <w:t>‑</w:t>
            </w:r>
            <w:r w:rsidRPr="00072ABD">
              <w:rPr>
                <w:color w:val="FFFFFF" w:themeColor="background1"/>
              </w:rPr>
              <w:t>by</w:t>
            </w:r>
          </w:p>
        </w:tc>
      </w:tr>
      <w:tr w:rsidR="00CF5F86" w:rsidTr="30B466D0" w14:paraId="0B06F4F2" w14:textId="77777777">
        <w:tc>
          <w:tcPr>
            <w:tcW w:w="1728" w:type="dxa"/>
          </w:tcPr>
          <w:p w:rsidRPr="00072ABD" w:rsidR="00CF5F86" w:rsidP="1D02CF83" w:rsidRDefault="00CF5F86" w14:paraId="60FD9E8F" w14:textId="340BBA65">
            <w:pPr>
              <w:ind w:left="0"/>
            </w:pPr>
            <w:r>
              <w:t xml:space="preserve">Process </w:t>
            </w:r>
            <w:r w:rsidR="5384A127">
              <w:t>alignment</w:t>
            </w:r>
          </w:p>
        </w:tc>
        <w:tc>
          <w:tcPr>
            <w:tcW w:w="1728" w:type="dxa"/>
          </w:tcPr>
          <w:p w:rsidRPr="00072ABD" w:rsidR="00CF5F86" w:rsidP="1D02CF83" w:rsidRDefault="00CF5F86" w14:paraId="7CB8B01C" w14:textId="77777777">
            <w:pPr>
              <w:ind w:left="0"/>
            </w:pPr>
            <w:r>
              <w:t>Planning calendar confirmed</w:t>
            </w:r>
          </w:p>
        </w:tc>
        <w:tc>
          <w:tcPr>
            <w:tcW w:w="1728" w:type="dxa"/>
          </w:tcPr>
          <w:p w:rsidRPr="00072ABD" w:rsidR="00CF5F86" w:rsidP="1D02CF83" w:rsidRDefault="00CF5F86" w14:paraId="54490C0B" w14:textId="6D50B5D9">
            <w:pPr>
              <w:ind w:left="0"/>
            </w:pPr>
            <w:r>
              <w:t>FY start month, period names, freeze dates documented</w:t>
            </w:r>
            <w:r w:rsidR="27DF73D0">
              <w:t>.</w:t>
            </w:r>
          </w:p>
        </w:tc>
        <w:tc>
          <w:tcPr>
            <w:tcW w:w="1728" w:type="dxa"/>
          </w:tcPr>
          <w:p w:rsidRPr="00072ABD" w:rsidR="00CF5F86" w:rsidP="1D02CF83" w:rsidRDefault="00CF5F86" w14:paraId="115FF52A" w14:textId="2B9B6957">
            <w:pPr>
              <w:ind w:left="0"/>
            </w:pPr>
            <w:r>
              <w:t xml:space="preserve">Exec </w:t>
            </w:r>
            <w:r w:rsidR="00F8597E">
              <w:t>sponsor</w:t>
            </w:r>
          </w:p>
        </w:tc>
        <w:tc>
          <w:tcPr>
            <w:tcW w:w="1728" w:type="dxa"/>
          </w:tcPr>
          <w:p w:rsidRPr="00072ABD" w:rsidR="00CF5F86" w:rsidP="1D02CF83" w:rsidRDefault="6980DCFE" w14:paraId="6707E5D2" w14:textId="6E628517">
            <w:pPr>
              <w:ind w:left="0"/>
            </w:pPr>
            <w:r>
              <w:t>T‑</w:t>
            </w:r>
            <w:r w:rsidR="655F8D37">
              <w:t xml:space="preserve">minus </w:t>
            </w:r>
            <w:r>
              <w:t>5 days</w:t>
            </w:r>
          </w:p>
          <w:p w:rsidRPr="00072ABD" w:rsidR="00CF5F86" w:rsidP="1D02CF83" w:rsidRDefault="00CF5F86" w14:paraId="294D06B4" w14:textId="64400A3D">
            <w:pPr>
              <w:ind w:left="0"/>
            </w:pPr>
          </w:p>
        </w:tc>
      </w:tr>
      <w:tr w:rsidR="00CF5F86" w:rsidTr="30B466D0" w14:paraId="3EDDFDAE" w14:textId="77777777">
        <w:tc>
          <w:tcPr>
            <w:tcW w:w="1728" w:type="dxa"/>
          </w:tcPr>
          <w:p w:rsidRPr="00072ABD" w:rsidR="00CF5F86" w:rsidP="1D02CF83" w:rsidRDefault="00CF5F86" w14:paraId="24EF9B51" w14:textId="4DDD57DD">
            <w:pPr>
              <w:ind w:left="0"/>
            </w:pPr>
            <w:r>
              <w:t xml:space="preserve">Process </w:t>
            </w:r>
            <w:r w:rsidR="5384A127">
              <w:t>alignment</w:t>
            </w:r>
          </w:p>
        </w:tc>
        <w:tc>
          <w:tcPr>
            <w:tcW w:w="1728" w:type="dxa"/>
          </w:tcPr>
          <w:p w:rsidRPr="00072ABD" w:rsidR="00CF5F86" w:rsidP="1D02CF83" w:rsidRDefault="00CF5F86" w14:paraId="17263D22" w14:textId="77777777">
            <w:pPr>
              <w:ind w:left="0"/>
            </w:pPr>
            <w:r>
              <w:t>Planning measures locked</w:t>
            </w:r>
          </w:p>
        </w:tc>
        <w:tc>
          <w:tcPr>
            <w:tcW w:w="1728" w:type="dxa"/>
          </w:tcPr>
          <w:p w:rsidRPr="00072ABD" w:rsidR="00CF5F86" w:rsidP="1D02CF83" w:rsidRDefault="00CF5F86" w14:paraId="3103F880" w14:textId="4841A475">
            <w:pPr>
              <w:ind w:left="0"/>
            </w:pPr>
            <w:r>
              <w:t xml:space="preserve">Up to 5 target </w:t>
            </w:r>
            <w:r w:rsidR="7A311E4C">
              <w:t>types (Planning Measure)</w:t>
            </w:r>
            <w:r>
              <w:t xml:space="preserve"> coded </w:t>
            </w:r>
            <w:r w:rsidR="00F541FE">
              <w:t>and</w:t>
            </w:r>
            <w:r>
              <w:t xml:space="preserve"> approved</w:t>
            </w:r>
            <w:r w:rsidR="3AA4CA91">
              <w:t xml:space="preserve"> (I.E Revenue, Units, ARR)</w:t>
            </w:r>
            <w:r w:rsidR="27DF73D0">
              <w:t>.</w:t>
            </w:r>
          </w:p>
        </w:tc>
        <w:tc>
          <w:tcPr>
            <w:tcW w:w="1728" w:type="dxa"/>
          </w:tcPr>
          <w:p w:rsidRPr="00072ABD" w:rsidR="00CF5F86" w:rsidP="1D02CF83" w:rsidRDefault="00CF5F86" w14:paraId="0061145B" w14:textId="5A49DA3E">
            <w:pPr>
              <w:ind w:left="0"/>
            </w:pPr>
            <w:proofErr w:type="spellStart"/>
            <w:r>
              <w:t>RevOps</w:t>
            </w:r>
            <w:proofErr w:type="spellEnd"/>
            <w:r>
              <w:t xml:space="preserve"> </w:t>
            </w:r>
            <w:r w:rsidR="00F8597E">
              <w:t>lead</w:t>
            </w:r>
          </w:p>
        </w:tc>
        <w:tc>
          <w:tcPr>
            <w:tcW w:w="1728" w:type="dxa"/>
          </w:tcPr>
          <w:p w:rsidRPr="00072ABD" w:rsidR="00CF5F86" w:rsidP="1D02CF83" w:rsidRDefault="08B1DCB0" w14:paraId="28F301D2" w14:textId="42EE954B">
            <w:pPr>
              <w:ind w:left="0"/>
            </w:pPr>
            <w:r>
              <w:t xml:space="preserve">T-minus </w:t>
            </w:r>
            <w:r w:rsidR="0156DF3B">
              <w:t>5 days</w:t>
            </w:r>
          </w:p>
          <w:p w:rsidRPr="00072ABD" w:rsidR="00CF5F86" w:rsidP="1D02CF83" w:rsidRDefault="00CF5F86" w14:paraId="27568FF9" w14:textId="228FE5DA">
            <w:pPr>
              <w:ind w:left="0"/>
            </w:pPr>
          </w:p>
        </w:tc>
      </w:tr>
      <w:tr w:rsidR="00CF5F86" w:rsidTr="30B466D0" w14:paraId="784B1185" w14:textId="77777777">
        <w:tc>
          <w:tcPr>
            <w:tcW w:w="1728" w:type="dxa"/>
          </w:tcPr>
          <w:p w:rsidRPr="00072ABD" w:rsidR="00CF5F86" w:rsidP="1D02CF83" w:rsidRDefault="00CF5F86" w14:paraId="6559C33E" w14:textId="0520E270">
            <w:pPr>
              <w:ind w:left="0"/>
            </w:pPr>
            <w:r>
              <w:t xml:space="preserve">Process </w:t>
            </w:r>
            <w:r w:rsidR="5384A127">
              <w:t>alignment</w:t>
            </w:r>
          </w:p>
        </w:tc>
        <w:tc>
          <w:tcPr>
            <w:tcW w:w="1728" w:type="dxa"/>
          </w:tcPr>
          <w:p w:rsidRPr="00072ABD" w:rsidR="00CF5F86" w:rsidP="1D02CF83" w:rsidRDefault="00CF5F86" w14:paraId="3FA402DB" w14:textId="77777777">
            <w:pPr>
              <w:ind w:left="0"/>
            </w:pPr>
            <w:r>
              <w:t>Quota methodology agreed</w:t>
            </w:r>
          </w:p>
        </w:tc>
        <w:tc>
          <w:tcPr>
            <w:tcW w:w="1728" w:type="dxa"/>
          </w:tcPr>
          <w:p w:rsidRPr="00072ABD" w:rsidR="00CF5F86" w:rsidP="1D02CF83" w:rsidRDefault="00CF5F86" w14:paraId="120E6387" w14:textId="2E8D574C">
            <w:pPr>
              <w:ind w:left="0"/>
            </w:pPr>
            <w:r>
              <w:t xml:space="preserve">Written decision on top‑down allocation logic </w:t>
            </w:r>
            <w:r w:rsidR="00F541FE">
              <w:t>and</w:t>
            </w:r>
            <w:r>
              <w:t xml:space="preserve"> proration rules</w:t>
            </w:r>
            <w:r w:rsidR="2D10DE60">
              <w:t xml:space="preserve"> or share documentation on quota setting</w:t>
            </w:r>
            <w:r w:rsidR="27DF73D0">
              <w:t>.</w:t>
            </w:r>
          </w:p>
        </w:tc>
        <w:tc>
          <w:tcPr>
            <w:tcW w:w="1728" w:type="dxa"/>
          </w:tcPr>
          <w:p w:rsidRPr="00072ABD" w:rsidR="00CF5F86" w:rsidP="1D02CF83" w:rsidRDefault="00CF5F86" w14:paraId="4D0CEEF6" w14:textId="0263CA06">
            <w:pPr>
              <w:ind w:left="0"/>
            </w:pPr>
            <w:proofErr w:type="spellStart"/>
            <w:r>
              <w:t>RevOps</w:t>
            </w:r>
            <w:proofErr w:type="spellEnd"/>
            <w:r>
              <w:t xml:space="preserve"> + Comp </w:t>
            </w:r>
            <w:r w:rsidR="00F8597E">
              <w:t>lead</w:t>
            </w:r>
          </w:p>
        </w:tc>
        <w:tc>
          <w:tcPr>
            <w:tcW w:w="1728" w:type="dxa"/>
          </w:tcPr>
          <w:p w:rsidRPr="00072ABD" w:rsidR="00CF5F86" w:rsidP="1D02CF83" w:rsidRDefault="08B1DCB0" w14:paraId="4486D852" w14:textId="6B1E3520">
            <w:pPr>
              <w:ind w:left="0"/>
            </w:pPr>
            <w:r>
              <w:t xml:space="preserve">T-minus </w:t>
            </w:r>
            <w:r w:rsidR="48F7BDC4">
              <w:t>5 days</w:t>
            </w:r>
          </w:p>
          <w:p w:rsidRPr="00072ABD" w:rsidR="00CF5F86" w:rsidP="1D02CF83" w:rsidRDefault="00CF5F86" w14:paraId="043820B2" w14:textId="5301E23C">
            <w:pPr>
              <w:ind w:left="0"/>
            </w:pPr>
          </w:p>
        </w:tc>
      </w:tr>
      <w:tr w:rsidR="00CF5F86" w:rsidTr="30B466D0" w14:paraId="39536E89" w14:textId="77777777">
        <w:tc>
          <w:tcPr>
            <w:tcW w:w="1728" w:type="dxa"/>
          </w:tcPr>
          <w:p w:rsidRPr="00072ABD" w:rsidR="00CF5F86" w:rsidP="1D02CF83" w:rsidRDefault="00CF5F86" w14:paraId="72EC18BE" w14:textId="0D564B0A">
            <w:pPr>
              <w:ind w:left="0"/>
            </w:pPr>
            <w:r>
              <w:t xml:space="preserve">Data </w:t>
            </w:r>
            <w:r w:rsidR="5384A127">
              <w:t>readiness</w:t>
            </w:r>
          </w:p>
        </w:tc>
        <w:tc>
          <w:tcPr>
            <w:tcW w:w="1728" w:type="dxa"/>
          </w:tcPr>
          <w:p w:rsidRPr="00072ABD" w:rsidR="00CF5F86" w:rsidP="1D02CF83" w:rsidRDefault="6E6A9E89" w14:paraId="667E33EC" w14:textId="565C2DE5">
            <w:pPr>
              <w:ind w:left="0"/>
            </w:pPr>
            <w:r>
              <w:t>Employee</w:t>
            </w:r>
            <w:r w:rsidR="00CF5F86">
              <w:t xml:space="preserve"> roster delivered</w:t>
            </w:r>
          </w:p>
        </w:tc>
        <w:tc>
          <w:tcPr>
            <w:tcW w:w="1728" w:type="dxa"/>
          </w:tcPr>
          <w:p w:rsidRPr="00072ABD" w:rsidR="00CF5F86" w:rsidP="1D02CF83" w:rsidRDefault="00CF5F86" w14:paraId="129ACB2A" w14:textId="2F7F61B0">
            <w:pPr>
              <w:ind w:left="0"/>
            </w:pPr>
            <w:r>
              <w:t>CSV with unique Rep ID, start date, role, manager</w:t>
            </w:r>
            <w:r w:rsidR="51C969E6">
              <w:t xml:space="preserve"> ID</w:t>
            </w:r>
            <w:r w:rsidR="27DF73D0">
              <w:t>.</w:t>
            </w:r>
          </w:p>
        </w:tc>
        <w:tc>
          <w:tcPr>
            <w:tcW w:w="1728" w:type="dxa"/>
          </w:tcPr>
          <w:p w:rsidRPr="00072ABD" w:rsidR="00CF5F86" w:rsidP="1D02CF83" w:rsidRDefault="00CF5F86" w14:paraId="5770C959" w14:textId="77777777">
            <w:pPr>
              <w:ind w:left="0"/>
            </w:pPr>
            <w:r>
              <w:t>HR / IT</w:t>
            </w:r>
          </w:p>
        </w:tc>
        <w:tc>
          <w:tcPr>
            <w:tcW w:w="1728" w:type="dxa"/>
          </w:tcPr>
          <w:p w:rsidRPr="00072ABD" w:rsidR="00CF5F86" w:rsidP="1D02CF83" w:rsidRDefault="08B1DCB0" w14:paraId="1CE932ED" w14:textId="3E7DE88D">
            <w:pPr>
              <w:ind w:left="0"/>
            </w:pPr>
            <w:r>
              <w:t xml:space="preserve">T-minus </w:t>
            </w:r>
            <w:r w:rsidR="2E8EE96F">
              <w:t>5</w:t>
            </w:r>
            <w:r w:rsidR="00CF5F86">
              <w:t> days</w:t>
            </w:r>
          </w:p>
        </w:tc>
      </w:tr>
      <w:tr w:rsidR="00CF5F86" w:rsidTr="30B466D0" w14:paraId="06A3DA53" w14:textId="77777777">
        <w:tc>
          <w:tcPr>
            <w:tcW w:w="1728" w:type="dxa"/>
          </w:tcPr>
          <w:p w:rsidRPr="00072ABD" w:rsidR="00CF5F86" w:rsidP="1D02CF83" w:rsidRDefault="00CF5F86" w14:paraId="50C45FB3" w14:textId="1E5E4358">
            <w:pPr>
              <w:ind w:left="0"/>
            </w:pPr>
            <w:r>
              <w:t xml:space="preserve">Data </w:t>
            </w:r>
            <w:r w:rsidR="5384A127">
              <w:t>readiness</w:t>
            </w:r>
          </w:p>
        </w:tc>
        <w:tc>
          <w:tcPr>
            <w:tcW w:w="1728" w:type="dxa"/>
          </w:tcPr>
          <w:p w:rsidRPr="00072ABD" w:rsidR="00CF5F86" w:rsidP="1D02CF83" w:rsidRDefault="00CF5F86" w14:paraId="18983F61" w14:textId="77777777">
            <w:pPr>
              <w:ind w:left="0"/>
            </w:pPr>
            <w:r>
              <w:t>Territory hierarchy delivered</w:t>
            </w:r>
          </w:p>
        </w:tc>
        <w:tc>
          <w:tcPr>
            <w:tcW w:w="1728" w:type="dxa"/>
          </w:tcPr>
          <w:p w:rsidRPr="00072ABD" w:rsidR="00CF5F86" w:rsidP="1D02CF83" w:rsidRDefault="00CF5F86" w14:paraId="23C42E8D" w14:textId="342EDC52">
            <w:pPr>
              <w:ind w:left="0"/>
            </w:pPr>
            <w:r>
              <w:t xml:space="preserve">Parent‑child list with unique Territory ID </w:t>
            </w:r>
            <w:r w:rsidR="00F541FE">
              <w:t>and</w:t>
            </w:r>
            <w:r>
              <w:t xml:space="preserve"> level tags</w:t>
            </w:r>
            <w:r w:rsidR="27DF73D0">
              <w:t>.</w:t>
            </w:r>
          </w:p>
        </w:tc>
        <w:tc>
          <w:tcPr>
            <w:tcW w:w="1728" w:type="dxa"/>
          </w:tcPr>
          <w:p w:rsidRPr="00072ABD" w:rsidR="00CF5F86" w:rsidP="1D02CF83" w:rsidRDefault="00CF5F86" w14:paraId="383AA78C" w14:textId="77777777">
            <w:pPr>
              <w:ind w:left="0"/>
            </w:pPr>
            <w:proofErr w:type="spellStart"/>
            <w:r>
              <w:t>RevOps</w:t>
            </w:r>
            <w:proofErr w:type="spellEnd"/>
          </w:p>
        </w:tc>
        <w:tc>
          <w:tcPr>
            <w:tcW w:w="1728" w:type="dxa"/>
          </w:tcPr>
          <w:p w:rsidRPr="00072ABD" w:rsidR="00CF5F86" w:rsidP="1D02CF83" w:rsidRDefault="08B1DCB0" w14:paraId="3D3A74E9" w14:textId="39B672C7">
            <w:pPr>
              <w:ind w:left="0"/>
            </w:pPr>
            <w:r>
              <w:t xml:space="preserve">T-minus </w:t>
            </w:r>
            <w:r w:rsidR="1033D420">
              <w:t>5</w:t>
            </w:r>
            <w:r w:rsidR="00CF5F86">
              <w:t> days</w:t>
            </w:r>
          </w:p>
        </w:tc>
      </w:tr>
      <w:tr w:rsidR="00CF5F86" w:rsidTr="30B466D0" w14:paraId="38D39F2A" w14:textId="77777777">
        <w:tc>
          <w:tcPr>
            <w:tcW w:w="1728" w:type="dxa"/>
          </w:tcPr>
          <w:p w:rsidRPr="00072ABD" w:rsidR="00CF5F86" w:rsidP="1D02CF83" w:rsidRDefault="00CF5F86" w14:paraId="56FB6729" w14:textId="12657E6C">
            <w:pPr>
              <w:ind w:left="0"/>
            </w:pPr>
            <w:r>
              <w:t xml:space="preserve">Data </w:t>
            </w:r>
            <w:r w:rsidR="5384A127">
              <w:t>readiness</w:t>
            </w:r>
          </w:p>
        </w:tc>
        <w:tc>
          <w:tcPr>
            <w:tcW w:w="1728" w:type="dxa"/>
          </w:tcPr>
          <w:p w:rsidRPr="00072ABD" w:rsidR="00CF5F86" w:rsidP="1D02CF83" w:rsidRDefault="0B3F2B7A" w14:paraId="05B174E7" w14:textId="4B975B72">
            <w:pPr>
              <w:ind w:left="0"/>
            </w:pPr>
            <w:r>
              <w:t xml:space="preserve">Transactional </w:t>
            </w:r>
            <w:r w:rsidR="5384A127">
              <w:t xml:space="preserve">data </w:t>
            </w:r>
            <w:r w:rsidR="00CF5F86">
              <w:t>delivered</w:t>
            </w:r>
          </w:p>
        </w:tc>
        <w:tc>
          <w:tcPr>
            <w:tcW w:w="1728" w:type="dxa"/>
          </w:tcPr>
          <w:p w:rsidRPr="00072ABD" w:rsidR="00CF5F86" w:rsidP="70B66FEC" w:rsidRDefault="6FB22E48" w14:paraId="03DE6FB4" w14:textId="59D09C31">
            <w:pPr>
              <w:ind w:left="0"/>
            </w:pPr>
            <w:r>
              <w:t xml:space="preserve">Transaction Data supporting target setting through </w:t>
            </w:r>
            <w:r w:rsidR="27DF73D0">
              <w:t xml:space="preserve">account </w:t>
            </w:r>
            <w:r>
              <w:t xml:space="preserve">and </w:t>
            </w:r>
            <w:r w:rsidR="2F21B891">
              <w:t>territory</w:t>
            </w:r>
            <w:r>
              <w:t xml:space="preserve"> a</w:t>
            </w:r>
            <w:r w:rsidR="578C1F5F">
              <w:t>ggregation</w:t>
            </w:r>
          </w:p>
        </w:tc>
        <w:tc>
          <w:tcPr>
            <w:tcW w:w="1728" w:type="dxa"/>
          </w:tcPr>
          <w:p w:rsidRPr="00072ABD" w:rsidR="00CF5F86" w:rsidP="1D02CF83" w:rsidRDefault="00CF5F86" w14:paraId="076FFF32" w14:textId="77777777">
            <w:pPr>
              <w:ind w:left="0"/>
            </w:pPr>
            <w:r>
              <w:t>BI / IT</w:t>
            </w:r>
          </w:p>
        </w:tc>
        <w:tc>
          <w:tcPr>
            <w:tcW w:w="1728" w:type="dxa"/>
          </w:tcPr>
          <w:p w:rsidRPr="00072ABD" w:rsidR="00CF5F86" w:rsidP="1D02CF83" w:rsidRDefault="08B1DCB0" w14:paraId="6E9DDA7B" w14:textId="5C103637">
            <w:pPr>
              <w:ind w:left="0"/>
            </w:pPr>
            <w:r>
              <w:t xml:space="preserve">T-minus </w:t>
            </w:r>
            <w:r w:rsidR="6985F1F0">
              <w:t>5</w:t>
            </w:r>
            <w:r w:rsidR="00CF5F86">
              <w:t> days</w:t>
            </w:r>
          </w:p>
        </w:tc>
      </w:tr>
      <w:tr w:rsidR="00CF5F86" w:rsidTr="30B466D0" w14:paraId="1647EADD" w14:textId="77777777">
        <w:tc>
          <w:tcPr>
            <w:tcW w:w="1728" w:type="dxa"/>
          </w:tcPr>
          <w:p w:rsidRPr="00072ABD" w:rsidR="00CF5F86" w:rsidP="1D02CF83" w:rsidRDefault="545E4A76" w14:paraId="6DE56F35" w14:textId="6F7C1B97">
            <w:pPr>
              <w:ind w:left="0"/>
            </w:pPr>
            <w:r>
              <w:t xml:space="preserve">Environment &amp; </w:t>
            </w:r>
            <w:r w:rsidR="5384A127">
              <w:t>access</w:t>
            </w:r>
          </w:p>
          <w:p w:rsidRPr="00072ABD" w:rsidR="00CF5F86" w:rsidP="1D02CF83" w:rsidRDefault="00CF5F86" w14:paraId="298DD91D" w14:textId="643D1BD7">
            <w:pPr>
              <w:ind w:left="0"/>
            </w:pPr>
          </w:p>
        </w:tc>
        <w:tc>
          <w:tcPr>
            <w:tcW w:w="1728" w:type="dxa"/>
          </w:tcPr>
          <w:p w:rsidRPr="00072ABD" w:rsidR="00CF5F86" w:rsidP="1D02CF83" w:rsidRDefault="00CF5F86" w14:paraId="41CEF29F" w14:textId="77777777">
            <w:pPr>
              <w:ind w:left="0"/>
            </w:pPr>
            <w:r>
              <w:t>Alias account created</w:t>
            </w:r>
          </w:p>
        </w:tc>
        <w:tc>
          <w:tcPr>
            <w:tcW w:w="1728" w:type="dxa"/>
          </w:tcPr>
          <w:p w:rsidRPr="00072ABD" w:rsidR="00CF5F86" w:rsidP="1D02CF83" w:rsidRDefault="00CF5F86" w14:paraId="3B3E835F" w14:textId="5BE0E63C">
            <w:pPr>
              <w:ind w:left="0"/>
            </w:pPr>
            <w:r>
              <w:t>Customer alias provisioned in tenant (</w:t>
            </w:r>
            <w:r w:rsidR="27DF73D0">
              <w:t xml:space="preserve">for example, </w:t>
            </w:r>
            <w:r>
              <w:t xml:space="preserve"> AnaplanSupport@customer.com)</w:t>
            </w:r>
          </w:p>
        </w:tc>
        <w:tc>
          <w:tcPr>
            <w:tcW w:w="1728" w:type="dxa"/>
          </w:tcPr>
          <w:p w:rsidRPr="00072ABD" w:rsidR="00CF5F86" w:rsidP="1D02CF83" w:rsidRDefault="00CF5F86" w14:paraId="6842A388" w14:textId="77777777">
            <w:pPr>
              <w:ind w:left="0"/>
            </w:pPr>
            <w:r>
              <w:t>IT</w:t>
            </w:r>
          </w:p>
        </w:tc>
        <w:tc>
          <w:tcPr>
            <w:tcW w:w="1728" w:type="dxa"/>
          </w:tcPr>
          <w:p w:rsidRPr="00072ABD" w:rsidR="00CF5F86" w:rsidP="1D02CF83" w:rsidRDefault="08B1DCB0" w14:paraId="5F88984F" w14:textId="6AD660FD">
            <w:pPr>
              <w:ind w:left="0"/>
            </w:pPr>
            <w:r>
              <w:t xml:space="preserve">T-minus </w:t>
            </w:r>
            <w:r w:rsidR="0DEA96A9">
              <w:t>5</w:t>
            </w:r>
            <w:r w:rsidR="00CF5F86">
              <w:t> days</w:t>
            </w:r>
          </w:p>
        </w:tc>
      </w:tr>
      <w:tr w:rsidR="00CF5F86" w:rsidTr="30B466D0" w14:paraId="63476C45" w14:textId="77777777">
        <w:tc>
          <w:tcPr>
            <w:tcW w:w="1728" w:type="dxa"/>
          </w:tcPr>
          <w:p w:rsidRPr="00072ABD" w:rsidR="00CF5F86" w:rsidP="1D02CF83" w:rsidRDefault="00CF5F86" w14:paraId="6009E3CB" w14:textId="634FF353">
            <w:pPr>
              <w:ind w:left="0"/>
            </w:pPr>
            <w:r>
              <w:t xml:space="preserve">Environment &amp; </w:t>
            </w:r>
            <w:r w:rsidR="5384A127">
              <w:t>access</w:t>
            </w:r>
          </w:p>
        </w:tc>
        <w:tc>
          <w:tcPr>
            <w:tcW w:w="1728" w:type="dxa"/>
          </w:tcPr>
          <w:p w:rsidRPr="00072ABD" w:rsidR="00CF5F86" w:rsidP="1D02CF83" w:rsidRDefault="00CF5F86" w14:paraId="7674D5D5" w14:textId="77777777">
            <w:pPr>
              <w:ind w:left="0"/>
            </w:pPr>
            <w:r>
              <w:t>Workspace capacity confirmed</w:t>
            </w:r>
          </w:p>
        </w:tc>
        <w:tc>
          <w:tcPr>
            <w:tcW w:w="1728" w:type="dxa"/>
          </w:tcPr>
          <w:p w:rsidRPr="00072ABD" w:rsidR="00CF5F86" w:rsidP="1D02CF83" w:rsidRDefault="00CF5F86" w14:paraId="7B3C4C94" w14:textId="77777777">
            <w:pPr>
              <w:ind w:left="0"/>
            </w:pPr>
            <w:r>
              <w:t>Workspace ≥ projected model size (+25 % buffer)</w:t>
            </w:r>
          </w:p>
        </w:tc>
        <w:tc>
          <w:tcPr>
            <w:tcW w:w="1728" w:type="dxa"/>
          </w:tcPr>
          <w:p w:rsidRPr="00072ABD" w:rsidR="00CF5F86" w:rsidP="1D02CF83" w:rsidRDefault="00CF5F86" w14:paraId="5352C1E0" w14:textId="471E2382">
            <w:pPr>
              <w:ind w:left="0"/>
            </w:pPr>
            <w:r>
              <w:t xml:space="preserve">Tenant </w:t>
            </w:r>
            <w:r w:rsidR="00F8597E">
              <w:t>admin</w:t>
            </w:r>
          </w:p>
        </w:tc>
        <w:tc>
          <w:tcPr>
            <w:tcW w:w="1728" w:type="dxa"/>
          </w:tcPr>
          <w:p w:rsidRPr="00072ABD" w:rsidR="00CF5F86" w:rsidP="1D02CF83" w:rsidRDefault="08B1DCB0" w14:paraId="28E48ECF" w14:textId="5F04ED0A">
            <w:pPr>
              <w:ind w:left="0"/>
            </w:pPr>
            <w:r>
              <w:t xml:space="preserve">T-minus </w:t>
            </w:r>
            <w:r w:rsidR="00CF5F86">
              <w:t>5 days</w:t>
            </w:r>
          </w:p>
        </w:tc>
      </w:tr>
      <w:tr w:rsidR="00CF5F86" w:rsidTr="30B466D0" w14:paraId="729BC439" w14:textId="77777777">
        <w:tc>
          <w:tcPr>
            <w:tcW w:w="1728" w:type="dxa"/>
          </w:tcPr>
          <w:p w:rsidRPr="00072ABD" w:rsidR="00CF5F86" w:rsidP="1D02CF83" w:rsidRDefault="00CF5F86" w14:paraId="46118170" w14:textId="07AE7C41">
            <w:pPr>
              <w:ind w:left="0"/>
            </w:pPr>
            <w:r>
              <w:t xml:space="preserve">Environment &amp; </w:t>
            </w:r>
            <w:r w:rsidR="5384A127">
              <w:t>access</w:t>
            </w:r>
          </w:p>
        </w:tc>
        <w:tc>
          <w:tcPr>
            <w:tcW w:w="1728" w:type="dxa"/>
          </w:tcPr>
          <w:p w:rsidRPr="00072ABD" w:rsidR="00CF5F86" w:rsidP="1D02CF83" w:rsidRDefault="00CF5F86" w14:paraId="289F6E85" w14:textId="77777777">
            <w:pPr>
              <w:ind w:left="0"/>
            </w:pPr>
            <w:r>
              <w:t>Project users added</w:t>
            </w:r>
          </w:p>
        </w:tc>
        <w:tc>
          <w:tcPr>
            <w:tcW w:w="1728" w:type="dxa"/>
          </w:tcPr>
          <w:p w:rsidRPr="00072ABD" w:rsidR="00CF5F86" w:rsidP="1D02CF83" w:rsidRDefault="00CF5F86" w14:paraId="075FAD13" w14:textId="254E24E0">
            <w:pPr>
              <w:ind w:left="0"/>
            </w:pPr>
            <w:r>
              <w:t xml:space="preserve">Named users with model‑builder roles </w:t>
            </w:r>
            <w:r w:rsidR="00F541FE">
              <w:t>and</w:t>
            </w:r>
            <w:r>
              <w:t xml:space="preserve"> MFA</w:t>
            </w:r>
          </w:p>
        </w:tc>
        <w:tc>
          <w:tcPr>
            <w:tcW w:w="1728" w:type="dxa"/>
          </w:tcPr>
          <w:p w:rsidRPr="00072ABD" w:rsidR="00CF5F86" w:rsidP="1D02CF83" w:rsidRDefault="00CF5F86" w14:paraId="7C7F73B0" w14:textId="5BBEC589">
            <w:pPr>
              <w:ind w:left="0"/>
            </w:pPr>
            <w:r>
              <w:t xml:space="preserve">Tenant </w:t>
            </w:r>
            <w:r w:rsidR="00F8597E">
              <w:t>admin</w:t>
            </w:r>
          </w:p>
        </w:tc>
        <w:tc>
          <w:tcPr>
            <w:tcW w:w="1728" w:type="dxa"/>
          </w:tcPr>
          <w:p w:rsidRPr="00072ABD" w:rsidR="00CF5F86" w:rsidP="1D02CF83" w:rsidRDefault="08B1DCB0" w14:paraId="40861336" w14:textId="5F4F297C">
            <w:pPr>
              <w:ind w:left="0"/>
            </w:pPr>
            <w:r>
              <w:t xml:space="preserve">T-minus </w:t>
            </w:r>
            <w:r w:rsidR="00CF5F86">
              <w:t>5 days</w:t>
            </w:r>
          </w:p>
        </w:tc>
      </w:tr>
      <w:tr w:rsidR="00CF5F86" w:rsidTr="30B466D0" w14:paraId="5DD091F7" w14:textId="77777777">
        <w:tc>
          <w:tcPr>
            <w:tcW w:w="1728" w:type="dxa"/>
          </w:tcPr>
          <w:p w:rsidRPr="00072ABD" w:rsidR="00CF5F86" w:rsidP="1D02CF83" w:rsidRDefault="00CF5F86" w14:paraId="5CC3B518" w14:textId="227B8DFC">
            <w:pPr>
              <w:ind w:left="0"/>
            </w:pPr>
            <w:r>
              <w:t xml:space="preserve">Gating </w:t>
            </w:r>
            <w:r w:rsidR="5384A127">
              <w:t>decision</w:t>
            </w:r>
          </w:p>
        </w:tc>
        <w:tc>
          <w:tcPr>
            <w:tcW w:w="1728" w:type="dxa"/>
          </w:tcPr>
          <w:p w:rsidRPr="00072ABD" w:rsidR="00CF5F86" w:rsidP="1D02CF83" w:rsidRDefault="00CF5F86" w14:paraId="5B073342" w14:textId="77777777">
            <w:pPr>
              <w:ind w:left="0"/>
            </w:pPr>
            <w:r>
              <w:t>Kickoff go/no‑go</w:t>
            </w:r>
          </w:p>
        </w:tc>
        <w:tc>
          <w:tcPr>
            <w:tcW w:w="1728" w:type="dxa"/>
          </w:tcPr>
          <w:p w:rsidRPr="00072ABD" w:rsidR="00CF5F86" w:rsidP="1D02CF83" w:rsidRDefault="00CF5F86" w14:paraId="3E464724" w14:textId="7EBFA066">
            <w:pPr>
              <w:ind w:left="0"/>
            </w:pPr>
            <w:r>
              <w:t>All 'T‑</w:t>
            </w:r>
            <w:r w:rsidR="27DF73D0">
              <w:t>minus</w:t>
            </w:r>
            <w:r>
              <w:t>' items complete or risk‑accepted</w:t>
            </w:r>
          </w:p>
        </w:tc>
        <w:tc>
          <w:tcPr>
            <w:tcW w:w="1728" w:type="dxa"/>
          </w:tcPr>
          <w:p w:rsidRPr="00072ABD" w:rsidR="00CF5F86" w:rsidP="1D02CF83" w:rsidRDefault="00CF5F86" w14:paraId="2923F397" w14:textId="77777777">
            <w:pPr>
              <w:ind w:left="0"/>
            </w:pPr>
            <w:r>
              <w:t>PM + Sponsor</w:t>
            </w:r>
          </w:p>
        </w:tc>
        <w:tc>
          <w:tcPr>
            <w:tcW w:w="1728" w:type="dxa"/>
          </w:tcPr>
          <w:p w:rsidRPr="00072ABD" w:rsidR="00CF5F86" w:rsidP="1D02CF83" w:rsidRDefault="00CF5F86" w14:paraId="6344B495" w14:textId="77777777">
            <w:pPr>
              <w:ind w:left="0"/>
            </w:pPr>
            <w:r>
              <w:t>Kick‑off</w:t>
            </w:r>
          </w:p>
        </w:tc>
      </w:tr>
    </w:tbl>
    <w:p w:rsidR="00CF5F86" w:rsidP="00CF5F86" w:rsidRDefault="00CF5F86" w14:paraId="257CA8C4" w14:textId="77777777"/>
    <w:p w:rsidR="00CF5F86" w:rsidP="00CF5F86" w:rsidRDefault="00CF5F86" w14:paraId="3A634098" w14:textId="77777777">
      <w:r>
        <w:br w:type="page"/>
      </w:r>
    </w:p>
    <w:p w:rsidRPr="00072ABD" w:rsidR="00CF5F86" w:rsidP="00FF65EE" w:rsidRDefault="00CF5F86" w14:paraId="0CB1D573" w14:textId="4A75DB6F">
      <w:pPr>
        <w:pStyle w:val="2-Header2"/>
      </w:pPr>
      <w:bookmarkStart w:name="_Toc199751341" w:id="186"/>
      <w:bookmarkStart w:name="_Toc203482591" w:id="187"/>
      <w:r>
        <w:t>Pre</w:t>
      </w:r>
      <w:r w:rsidRPr="30B466D0">
        <w:rPr>
          <w:rFonts w:ascii="Cambria Math" w:hAnsi="Cambria Math" w:cs="Cambria Math"/>
        </w:rPr>
        <w:t>‑</w:t>
      </w:r>
      <w:r>
        <w:t>Go</w:t>
      </w:r>
      <w:r w:rsidRPr="30B466D0">
        <w:rPr>
          <w:rFonts w:ascii="Cambria Math" w:hAnsi="Cambria Math" w:cs="Cambria Math"/>
        </w:rPr>
        <w:t>‑</w:t>
      </w:r>
      <w:r>
        <w:t xml:space="preserve">Live (Build &amp; UAT </w:t>
      </w:r>
      <w:r w:rsidR="00F8597E">
        <w:t>complete</w:t>
      </w:r>
      <w:r>
        <w:t>)</w:t>
      </w:r>
      <w:bookmarkEnd w:id="186"/>
      <w:bookmarkEnd w:id="187"/>
    </w:p>
    <w:tbl>
      <w:tblPr>
        <w:tblStyle w:val="Runbook-Table"/>
        <w:tblW w:w="10800" w:type="dxa"/>
        <w:tblInd w:w="-5" w:type="dxa"/>
        <w:tblLook w:val="04A0" w:firstRow="1" w:lastRow="0" w:firstColumn="1" w:lastColumn="0" w:noHBand="0" w:noVBand="1"/>
      </w:tblPr>
      <w:tblGrid>
        <w:gridCol w:w="1751"/>
        <w:gridCol w:w="1890"/>
        <w:gridCol w:w="2350"/>
        <w:gridCol w:w="1728"/>
        <w:gridCol w:w="3081"/>
      </w:tblGrid>
      <w:tr w:rsidR="00F8597E" w:rsidTr="30B466D0" w14:paraId="4B48DA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1" w:type="dxa"/>
          </w:tcPr>
          <w:p w:rsidRPr="00072ABD" w:rsidR="00CF5F86" w:rsidP="00073A7C" w:rsidRDefault="00CF5F86" w14:paraId="1D56422B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Phase / Area</w:t>
            </w:r>
          </w:p>
        </w:tc>
        <w:tc>
          <w:tcPr>
            <w:tcW w:w="1890" w:type="dxa"/>
          </w:tcPr>
          <w:p w:rsidRPr="00072ABD" w:rsidR="00CF5F86" w:rsidP="00073A7C" w:rsidRDefault="00CF5F86" w14:paraId="1135379A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Checklist Item</w:t>
            </w:r>
          </w:p>
        </w:tc>
        <w:tc>
          <w:tcPr>
            <w:tcW w:w="2350" w:type="dxa"/>
          </w:tcPr>
          <w:p w:rsidRPr="00072ABD" w:rsidR="00CF5F86" w:rsidP="00073A7C" w:rsidRDefault="00CF5F86" w14:paraId="41A2C977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Description / Acceptance Criteria</w:t>
            </w:r>
          </w:p>
        </w:tc>
        <w:tc>
          <w:tcPr>
            <w:tcW w:w="1728" w:type="dxa"/>
          </w:tcPr>
          <w:p w:rsidRPr="00072ABD" w:rsidR="00CF5F86" w:rsidP="00073A7C" w:rsidRDefault="00CF5F86" w14:paraId="1D17AEC1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Owner</w:t>
            </w:r>
          </w:p>
        </w:tc>
        <w:tc>
          <w:tcPr>
            <w:tcW w:w="3081" w:type="dxa"/>
          </w:tcPr>
          <w:p w:rsidRPr="00072ABD" w:rsidR="00CF5F86" w:rsidP="00073A7C" w:rsidRDefault="00CF5F86" w14:paraId="3097D165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Due</w:t>
            </w:r>
            <w:r w:rsidRPr="00072ABD">
              <w:rPr>
                <w:rFonts w:ascii="Cambria Math" w:hAnsi="Cambria Math" w:cs="Cambria Math"/>
                <w:color w:val="FFFFFF" w:themeColor="background1"/>
              </w:rPr>
              <w:t>‑</w:t>
            </w:r>
            <w:r w:rsidRPr="00072ABD">
              <w:rPr>
                <w:color w:val="FFFFFF" w:themeColor="background1"/>
              </w:rPr>
              <w:t>by</w:t>
            </w:r>
          </w:p>
        </w:tc>
      </w:tr>
      <w:tr w:rsidR="00CF5F86" w:rsidTr="30B466D0" w14:paraId="40607819" w14:textId="77777777">
        <w:tc>
          <w:tcPr>
            <w:tcW w:w="1751" w:type="dxa"/>
          </w:tcPr>
          <w:p w:rsidR="00CF5F86" w:rsidP="1D02CF83" w:rsidRDefault="00CF5F86" w14:paraId="44FD918E" w14:textId="0EF67BFB">
            <w:pPr>
              <w:ind w:left="0"/>
            </w:pPr>
            <w:r>
              <w:t xml:space="preserve">Model </w:t>
            </w:r>
            <w:r w:rsidR="27DF73D0">
              <w:t>readiness</w:t>
            </w:r>
          </w:p>
        </w:tc>
        <w:tc>
          <w:tcPr>
            <w:tcW w:w="1890" w:type="dxa"/>
          </w:tcPr>
          <w:p w:rsidR="00CF5F86" w:rsidP="1D02CF83" w:rsidRDefault="00CF5F86" w14:paraId="4EC5D432" w14:textId="4FB168F2">
            <w:pPr>
              <w:ind w:left="0"/>
            </w:pPr>
            <w:r>
              <w:t>Time settings validated</w:t>
            </w:r>
          </w:p>
        </w:tc>
        <w:tc>
          <w:tcPr>
            <w:tcW w:w="2350" w:type="dxa"/>
          </w:tcPr>
          <w:p w:rsidR="00CF5F86" w:rsidP="1D02CF83" w:rsidRDefault="00CF5F86" w14:paraId="166A5350" w14:textId="77777777">
            <w:pPr>
              <w:ind w:left="0"/>
            </w:pPr>
            <w:r>
              <w:t>Current period, FY start, time ranges match calendar</w:t>
            </w:r>
          </w:p>
        </w:tc>
        <w:tc>
          <w:tcPr>
            <w:tcW w:w="1728" w:type="dxa"/>
          </w:tcPr>
          <w:p w:rsidR="00CF5F86" w:rsidP="1D02CF83" w:rsidRDefault="00CF5F86" w14:paraId="080AF30A" w14:textId="623C31C7">
            <w:pPr>
              <w:ind w:left="0"/>
            </w:pPr>
            <w:r>
              <w:t xml:space="preserve">Model </w:t>
            </w:r>
            <w:r w:rsidR="00F8597E">
              <w:t>owner</w:t>
            </w:r>
          </w:p>
        </w:tc>
        <w:tc>
          <w:tcPr>
            <w:tcW w:w="3081" w:type="dxa"/>
          </w:tcPr>
          <w:p w:rsidR="00CF5F86" w:rsidP="1D02CF83" w:rsidRDefault="739A1194" w14:paraId="271A8B58" w14:textId="3AEC846E">
            <w:pPr>
              <w:ind w:left="0"/>
            </w:pPr>
            <w:r>
              <w:t>Deployment – 5 days</w:t>
            </w:r>
          </w:p>
        </w:tc>
      </w:tr>
      <w:tr w:rsidR="00CF5F86" w:rsidTr="30B466D0" w14:paraId="34E03204" w14:textId="77777777">
        <w:tc>
          <w:tcPr>
            <w:tcW w:w="1751" w:type="dxa"/>
          </w:tcPr>
          <w:p w:rsidR="00CF5F86" w:rsidP="1D02CF83" w:rsidRDefault="00CF5F86" w14:paraId="4FEC3BB6" w14:textId="03BAC38B">
            <w:pPr>
              <w:ind w:left="0"/>
            </w:pPr>
            <w:r>
              <w:t xml:space="preserve">Model </w:t>
            </w:r>
            <w:r w:rsidR="27DF73D0">
              <w:t>readiness</w:t>
            </w:r>
          </w:p>
        </w:tc>
        <w:tc>
          <w:tcPr>
            <w:tcW w:w="1890" w:type="dxa"/>
          </w:tcPr>
          <w:p w:rsidR="00CF5F86" w:rsidP="1D02CF83" w:rsidRDefault="00CF5F86" w14:paraId="34BB8CC9" w14:textId="7DBA557E">
            <w:pPr>
              <w:ind w:left="0"/>
            </w:pPr>
            <w:r>
              <w:t xml:space="preserve">Lists </w:t>
            </w:r>
            <w:r w:rsidR="00F541FE">
              <w:t>and</w:t>
            </w:r>
            <w:r>
              <w:t xml:space="preserve"> hierarchies locked</w:t>
            </w:r>
          </w:p>
        </w:tc>
        <w:tc>
          <w:tcPr>
            <w:tcW w:w="2350" w:type="dxa"/>
          </w:tcPr>
          <w:p w:rsidR="00CF5F86" w:rsidP="1D02CF83" w:rsidRDefault="00CF5F86" w14:paraId="1A14C26E" w14:textId="77777777">
            <w:pPr>
              <w:ind w:left="0"/>
            </w:pPr>
            <w:r>
              <w:t>No orphan members, code/parent integrity verified</w:t>
            </w:r>
          </w:p>
        </w:tc>
        <w:tc>
          <w:tcPr>
            <w:tcW w:w="1728" w:type="dxa"/>
          </w:tcPr>
          <w:p w:rsidR="00CF5F86" w:rsidP="1D02CF83" w:rsidRDefault="00CF5F86" w14:paraId="2973AD69" w14:textId="21ADA257">
            <w:pPr>
              <w:ind w:left="0"/>
            </w:pPr>
            <w:r>
              <w:t xml:space="preserve">Model </w:t>
            </w:r>
            <w:r w:rsidR="00F8597E">
              <w:t>builder</w:t>
            </w:r>
          </w:p>
        </w:tc>
        <w:tc>
          <w:tcPr>
            <w:tcW w:w="3081" w:type="dxa"/>
          </w:tcPr>
          <w:p w:rsidR="00CF5F86" w:rsidP="1D02CF83" w:rsidRDefault="3932BCFA" w14:paraId="5F08E67F" w14:textId="3AEC846E">
            <w:pPr>
              <w:ind w:left="0"/>
            </w:pPr>
            <w:r>
              <w:t>Deployment – 5 days</w:t>
            </w:r>
          </w:p>
          <w:p w:rsidR="00CF5F86" w:rsidP="1D02CF83" w:rsidRDefault="00CF5F86" w14:paraId="55D05881" w14:textId="746AC37E">
            <w:pPr>
              <w:ind w:left="0"/>
            </w:pPr>
          </w:p>
        </w:tc>
      </w:tr>
      <w:tr w:rsidR="00CF5F86" w:rsidTr="30B466D0" w14:paraId="19EA6739" w14:textId="77777777">
        <w:tc>
          <w:tcPr>
            <w:tcW w:w="1751" w:type="dxa"/>
          </w:tcPr>
          <w:p w:rsidR="00CF5F86" w:rsidP="1D02CF83" w:rsidRDefault="00CF5F86" w14:paraId="17EBA589" w14:textId="74BB5949">
            <w:pPr>
              <w:ind w:left="0"/>
            </w:pPr>
            <w:r>
              <w:t xml:space="preserve">Model </w:t>
            </w:r>
            <w:r w:rsidR="27DF73D0">
              <w:t>readiness</w:t>
            </w:r>
          </w:p>
        </w:tc>
        <w:tc>
          <w:tcPr>
            <w:tcW w:w="1890" w:type="dxa"/>
          </w:tcPr>
          <w:p w:rsidR="00CF5F86" w:rsidP="1D02CF83" w:rsidRDefault="00CF5F86" w14:paraId="463A49B1" w14:textId="0B422DB4">
            <w:pPr>
              <w:ind w:left="0"/>
            </w:pPr>
            <w:r>
              <w:t>UX &amp; DCA reviewed</w:t>
            </w:r>
          </w:p>
        </w:tc>
        <w:tc>
          <w:tcPr>
            <w:tcW w:w="2350" w:type="dxa"/>
          </w:tcPr>
          <w:p w:rsidR="00CF5F86" w:rsidP="1D02CF83" w:rsidRDefault="00CF5F86" w14:paraId="4529EBBC" w14:textId="77777777">
            <w:pPr>
              <w:ind w:left="0"/>
            </w:pPr>
            <w:r>
              <w:t>Navigation, role‑based access, DCA rules tested</w:t>
            </w:r>
          </w:p>
        </w:tc>
        <w:tc>
          <w:tcPr>
            <w:tcW w:w="1728" w:type="dxa"/>
          </w:tcPr>
          <w:p w:rsidR="00CF5F86" w:rsidP="1D02CF83" w:rsidRDefault="00CF5F86" w14:paraId="74455C5E" w14:textId="79D81562">
            <w:pPr>
              <w:ind w:left="0"/>
            </w:pPr>
            <w:proofErr w:type="spellStart"/>
            <w:r>
              <w:t>RevOps</w:t>
            </w:r>
            <w:proofErr w:type="spellEnd"/>
            <w:r>
              <w:t xml:space="preserve"> </w:t>
            </w:r>
            <w:r w:rsidR="00F8597E">
              <w:t>lead</w:t>
            </w:r>
          </w:p>
        </w:tc>
        <w:tc>
          <w:tcPr>
            <w:tcW w:w="3081" w:type="dxa"/>
          </w:tcPr>
          <w:p w:rsidR="00CF5F86" w:rsidP="1D02CF83" w:rsidRDefault="0E493E03" w14:paraId="5177DE30" w14:textId="3AEC846E">
            <w:pPr>
              <w:ind w:left="0"/>
            </w:pPr>
            <w:r>
              <w:t>Deployment – 5 days</w:t>
            </w:r>
          </w:p>
          <w:p w:rsidR="00CF5F86" w:rsidP="1D02CF83" w:rsidRDefault="00CF5F86" w14:paraId="23F57085" w14:textId="277D1769">
            <w:pPr>
              <w:ind w:left="0"/>
            </w:pPr>
          </w:p>
        </w:tc>
      </w:tr>
      <w:tr w:rsidR="00CF5F86" w:rsidTr="30B466D0" w14:paraId="1E4C2EAA" w14:textId="77777777">
        <w:trPr>
          <w:trHeight w:val="1215"/>
        </w:trPr>
        <w:tc>
          <w:tcPr>
            <w:tcW w:w="1751" w:type="dxa"/>
          </w:tcPr>
          <w:p w:rsidR="00CF5F86" w:rsidP="1D02CF83" w:rsidRDefault="00CF5F86" w14:paraId="0D69B825" w14:textId="77777777">
            <w:pPr>
              <w:ind w:left="0"/>
            </w:pPr>
            <w:r>
              <w:t>Integration</w:t>
            </w:r>
          </w:p>
        </w:tc>
        <w:tc>
          <w:tcPr>
            <w:tcW w:w="1890" w:type="dxa"/>
          </w:tcPr>
          <w:p w:rsidR="00CF5F86" w:rsidP="1D02CF83" w:rsidRDefault="00C43D10" w14:paraId="2BCA1725" w14:textId="5EFCE111">
            <w:pPr>
              <w:ind w:left="0"/>
            </w:pPr>
            <w:r>
              <w:t>QMF</w:t>
            </w:r>
            <w:r w:rsidR="00CF5F86">
              <w:t xml:space="preserve"> export tested</w:t>
            </w:r>
          </w:p>
        </w:tc>
        <w:tc>
          <w:tcPr>
            <w:tcW w:w="2350" w:type="dxa"/>
          </w:tcPr>
          <w:p w:rsidR="00CF5F86" w:rsidP="1D02CF83" w:rsidRDefault="00CF5F86" w14:paraId="02E6A6A9" w14:textId="77777777">
            <w:pPr>
              <w:ind w:left="0"/>
            </w:pPr>
            <w:r>
              <w:t>File received by downstream systems, totals tie out</w:t>
            </w:r>
          </w:p>
        </w:tc>
        <w:tc>
          <w:tcPr>
            <w:tcW w:w="1728" w:type="dxa"/>
          </w:tcPr>
          <w:p w:rsidR="00CF5F86" w:rsidP="1D02CF83" w:rsidRDefault="00CF5F86" w14:paraId="6594480E" w14:textId="137DBB3F">
            <w:pPr>
              <w:ind w:left="0"/>
            </w:pPr>
            <w:r>
              <w:t xml:space="preserve">Comp </w:t>
            </w:r>
            <w:r w:rsidR="00F8597E">
              <w:t xml:space="preserve">lead </w:t>
            </w:r>
            <w:r>
              <w:t>+ IT</w:t>
            </w:r>
          </w:p>
        </w:tc>
        <w:tc>
          <w:tcPr>
            <w:tcW w:w="3081" w:type="dxa"/>
          </w:tcPr>
          <w:p w:rsidR="00CF5F86" w:rsidP="1D02CF83" w:rsidRDefault="73092EDF" w14:paraId="770D5E8F" w14:textId="2A999B39">
            <w:pPr>
              <w:ind w:left="0"/>
            </w:pPr>
            <w:r>
              <w:t xml:space="preserve">Deployment – </w:t>
            </w:r>
            <w:r w:rsidR="498AFAFA">
              <w:t>3</w:t>
            </w:r>
            <w:r>
              <w:t xml:space="preserve"> days</w:t>
            </w:r>
          </w:p>
          <w:p w:rsidR="00CF5F86" w:rsidP="1D02CF83" w:rsidRDefault="00CF5F86" w14:paraId="049D36CE" w14:textId="2251A7D8">
            <w:pPr>
              <w:ind w:left="0"/>
            </w:pPr>
          </w:p>
        </w:tc>
      </w:tr>
      <w:tr w:rsidR="00CF5F86" w:rsidTr="30B466D0" w14:paraId="53505913" w14:textId="77777777">
        <w:tc>
          <w:tcPr>
            <w:tcW w:w="1751" w:type="dxa"/>
          </w:tcPr>
          <w:p w:rsidR="00CF5F86" w:rsidP="1D02CF83" w:rsidRDefault="00CF5F86" w14:paraId="6BA70194" w14:textId="77777777">
            <w:pPr>
              <w:ind w:left="0"/>
            </w:pPr>
            <w:r>
              <w:t>Integration</w:t>
            </w:r>
          </w:p>
        </w:tc>
        <w:tc>
          <w:tcPr>
            <w:tcW w:w="1890" w:type="dxa"/>
          </w:tcPr>
          <w:p w:rsidR="00CF5F86" w:rsidP="1D02CF83" w:rsidRDefault="3F331BD8" w14:paraId="00F47219" w14:textId="03D02B2E">
            <w:pPr>
              <w:ind w:left="0"/>
            </w:pPr>
            <w:r>
              <w:t xml:space="preserve">Data </w:t>
            </w:r>
            <w:r w:rsidR="27DF73D0">
              <w:t>i</w:t>
            </w:r>
            <w:r>
              <w:t>ntegration</w:t>
            </w:r>
            <w:r w:rsidR="00CF5F86">
              <w:t xml:space="preserve"> schedules tested</w:t>
            </w:r>
          </w:p>
        </w:tc>
        <w:tc>
          <w:tcPr>
            <w:tcW w:w="2350" w:type="dxa"/>
          </w:tcPr>
          <w:p w:rsidR="00CF5F86" w:rsidP="1D02CF83" w:rsidRDefault="00CF5F86" w14:paraId="3CC9C8C7" w14:textId="77777777">
            <w:pPr>
              <w:ind w:left="0"/>
            </w:pPr>
            <w:r>
              <w:t>Inbound/outbound jobs run without error</w:t>
            </w:r>
          </w:p>
        </w:tc>
        <w:tc>
          <w:tcPr>
            <w:tcW w:w="1728" w:type="dxa"/>
          </w:tcPr>
          <w:p w:rsidR="00CF5F86" w:rsidP="1D02CF83" w:rsidRDefault="00CF5F86" w14:paraId="24284DC4" w14:textId="529D4B7F">
            <w:pPr>
              <w:ind w:left="0"/>
            </w:pPr>
            <w:r>
              <w:t xml:space="preserve">IT / Model </w:t>
            </w:r>
            <w:r w:rsidR="00F8597E">
              <w:t>owner</w:t>
            </w:r>
          </w:p>
        </w:tc>
        <w:tc>
          <w:tcPr>
            <w:tcW w:w="3081" w:type="dxa"/>
          </w:tcPr>
          <w:p w:rsidR="00CF5F86" w:rsidP="1D02CF83" w:rsidRDefault="44D90182" w14:paraId="15327EF7" w14:textId="23371F2B">
            <w:pPr>
              <w:ind w:left="0"/>
            </w:pPr>
            <w:r>
              <w:t xml:space="preserve">Deployment – </w:t>
            </w:r>
            <w:r w:rsidR="2426D2F7">
              <w:t>3</w:t>
            </w:r>
            <w:r>
              <w:t xml:space="preserve"> days</w:t>
            </w:r>
          </w:p>
          <w:p w:rsidR="00CF5F86" w:rsidP="1D02CF83" w:rsidRDefault="00CF5F86" w14:paraId="393C247B" w14:textId="7429E4C0">
            <w:pPr>
              <w:ind w:left="0"/>
            </w:pPr>
          </w:p>
        </w:tc>
      </w:tr>
      <w:tr w:rsidR="00CF5F86" w:rsidTr="30B466D0" w14:paraId="55BC6A3A" w14:textId="77777777">
        <w:tc>
          <w:tcPr>
            <w:tcW w:w="1751" w:type="dxa"/>
          </w:tcPr>
          <w:p w:rsidR="00CF5F86" w:rsidP="1D02CF83" w:rsidRDefault="00CF5F86" w14:paraId="4C76184D" w14:textId="42AE8FDE">
            <w:pPr>
              <w:ind w:left="0"/>
            </w:pPr>
            <w:r>
              <w:t xml:space="preserve">User </w:t>
            </w:r>
            <w:r w:rsidR="27DF73D0">
              <w:t>acceptance</w:t>
            </w:r>
          </w:p>
        </w:tc>
        <w:tc>
          <w:tcPr>
            <w:tcW w:w="1890" w:type="dxa"/>
          </w:tcPr>
          <w:p w:rsidR="00CF5F86" w:rsidP="1D02CF83" w:rsidRDefault="00CF5F86" w14:paraId="698F191D" w14:textId="116BDBAD">
            <w:pPr>
              <w:ind w:left="0"/>
            </w:pPr>
            <w:r>
              <w:t>End‑to‑end scenarios passed</w:t>
            </w:r>
          </w:p>
        </w:tc>
        <w:tc>
          <w:tcPr>
            <w:tcW w:w="2350" w:type="dxa"/>
          </w:tcPr>
          <w:p w:rsidR="00CF5F86" w:rsidP="1D02CF83" w:rsidRDefault="00CF5F86" w14:paraId="31C350E4" w14:textId="58321A64">
            <w:pPr>
              <w:ind w:left="0"/>
            </w:pPr>
            <w:r>
              <w:t xml:space="preserve">All critical scripts passed </w:t>
            </w:r>
            <w:r w:rsidR="00F541FE">
              <w:t>and</w:t>
            </w:r>
            <w:r>
              <w:t xml:space="preserve"> signed</w:t>
            </w:r>
          </w:p>
        </w:tc>
        <w:tc>
          <w:tcPr>
            <w:tcW w:w="1728" w:type="dxa"/>
          </w:tcPr>
          <w:p w:rsidR="00CF5F86" w:rsidP="1D02CF83" w:rsidRDefault="00CF5F86" w14:paraId="2D030F20" w14:textId="032FDA5D">
            <w:pPr>
              <w:ind w:left="0"/>
            </w:pPr>
            <w:r>
              <w:t xml:space="preserve">UAT </w:t>
            </w:r>
            <w:r w:rsidR="00F8597E">
              <w:t>lead</w:t>
            </w:r>
          </w:p>
        </w:tc>
        <w:tc>
          <w:tcPr>
            <w:tcW w:w="3081" w:type="dxa"/>
          </w:tcPr>
          <w:p w:rsidR="00CF5F86" w:rsidP="1D02CF83" w:rsidRDefault="00CF5F86" w14:paraId="6967FF5C" w14:textId="77777777">
            <w:pPr>
              <w:ind w:left="0"/>
            </w:pPr>
            <w:r>
              <w:t>Go‑/no‑go</w:t>
            </w:r>
          </w:p>
        </w:tc>
      </w:tr>
      <w:tr w:rsidR="00CF5F86" w:rsidTr="30B466D0" w14:paraId="30039F14" w14:textId="77777777">
        <w:tc>
          <w:tcPr>
            <w:tcW w:w="1751" w:type="dxa"/>
          </w:tcPr>
          <w:p w:rsidR="00CF5F86" w:rsidP="1D02CF83" w:rsidRDefault="00CF5F86" w14:paraId="38440BF0" w14:textId="3460F8E1">
            <w:pPr>
              <w:ind w:left="0"/>
            </w:pPr>
            <w:r>
              <w:t xml:space="preserve">User </w:t>
            </w:r>
            <w:r w:rsidR="27DF73D0">
              <w:t>acceptance</w:t>
            </w:r>
          </w:p>
        </w:tc>
        <w:tc>
          <w:tcPr>
            <w:tcW w:w="1890" w:type="dxa"/>
          </w:tcPr>
          <w:p w:rsidR="00CF5F86" w:rsidP="1D02CF83" w:rsidRDefault="00CF5F86" w14:paraId="258ABA00" w14:textId="23143EF7">
            <w:pPr>
              <w:ind w:left="0"/>
            </w:pPr>
            <w:r>
              <w:t>Critical defects closed</w:t>
            </w:r>
          </w:p>
        </w:tc>
        <w:tc>
          <w:tcPr>
            <w:tcW w:w="2350" w:type="dxa"/>
          </w:tcPr>
          <w:p w:rsidR="00CF5F86" w:rsidP="1D02CF83" w:rsidRDefault="00CF5F86" w14:paraId="560E543C" w14:textId="63094EF3">
            <w:pPr>
              <w:ind w:left="0"/>
            </w:pPr>
            <w:r>
              <w:t xml:space="preserve">Sev 1 &amp; 2 items </w:t>
            </w:r>
            <w:r w:rsidR="00F8597E">
              <w:t>resolved,</w:t>
            </w:r>
            <w:r>
              <w:t xml:space="preserve"> or workaround accepted</w:t>
            </w:r>
          </w:p>
        </w:tc>
        <w:tc>
          <w:tcPr>
            <w:tcW w:w="1728" w:type="dxa"/>
          </w:tcPr>
          <w:p w:rsidR="00CF5F86" w:rsidP="1D02CF83" w:rsidRDefault="00CF5F86" w14:paraId="7EC27183" w14:textId="77777777">
            <w:pPr>
              <w:ind w:left="0"/>
            </w:pPr>
            <w:r>
              <w:t>PM + Sponsor</w:t>
            </w:r>
          </w:p>
        </w:tc>
        <w:tc>
          <w:tcPr>
            <w:tcW w:w="3081" w:type="dxa"/>
          </w:tcPr>
          <w:p w:rsidR="00CF5F86" w:rsidP="1D02CF83" w:rsidRDefault="00CF5F86" w14:paraId="0489A821" w14:textId="77777777">
            <w:pPr>
              <w:ind w:left="0"/>
            </w:pPr>
            <w:r>
              <w:t>Go‑/no‑go</w:t>
            </w:r>
          </w:p>
        </w:tc>
      </w:tr>
      <w:tr w:rsidR="00CF5F86" w:rsidTr="30B466D0" w14:paraId="7C628B35" w14:textId="77777777">
        <w:tc>
          <w:tcPr>
            <w:tcW w:w="1751" w:type="dxa"/>
          </w:tcPr>
          <w:p w:rsidR="00CF5F86" w:rsidP="1D02CF83" w:rsidRDefault="00CF5F86" w14:paraId="15FA98BC" w14:textId="1D7191F5">
            <w:pPr>
              <w:ind w:left="0"/>
            </w:pPr>
            <w:r>
              <w:t xml:space="preserve">Admin </w:t>
            </w:r>
            <w:r w:rsidR="27DF73D0">
              <w:t>enablement</w:t>
            </w:r>
          </w:p>
        </w:tc>
        <w:tc>
          <w:tcPr>
            <w:tcW w:w="1890" w:type="dxa"/>
          </w:tcPr>
          <w:p w:rsidR="00CF5F86" w:rsidP="1D02CF83" w:rsidRDefault="00CF5F86" w14:paraId="49C22F4D" w14:textId="1D575429">
            <w:pPr>
              <w:ind w:left="0"/>
            </w:pPr>
            <w:r>
              <w:t>Admin training complete</w:t>
            </w:r>
          </w:p>
        </w:tc>
        <w:tc>
          <w:tcPr>
            <w:tcW w:w="2350" w:type="dxa"/>
          </w:tcPr>
          <w:p w:rsidR="00CF5F86" w:rsidP="1D02CF83" w:rsidRDefault="00F8597E" w14:paraId="399D6FFE" w14:textId="39D72274">
            <w:pPr>
              <w:ind w:left="0"/>
            </w:pPr>
            <w:r>
              <w:t xml:space="preserve">CoE </w:t>
            </w:r>
            <w:r w:rsidR="00CF5F86">
              <w:t xml:space="preserve">can demo quota change </w:t>
            </w:r>
            <w:r w:rsidR="00F541FE">
              <w:t>and</w:t>
            </w:r>
            <w:r w:rsidR="00CF5F86">
              <w:t xml:space="preserve"> snapshot</w:t>
            </w:r>
          </w:p>
        </w:tc>
        <w:tc>
          <w:tcPr>
            <w:tcW w:w="1728" w:type="dxa"/>
          </w:tcPr>
          <w:p w:rsidR="00CF5F86" w:rsidP="1D02CF83" w:rsidRDefault="00CF5F86" w14:paraId="67DE4700" w14:textId="77777777">
            <w:pPr>
              <w:ind w:left="0"/>
            </w:pPr>
            <w:r>
              <w:t>Anaplan PS</w:t>
            </w:r>
          </w:p>
        </w:tc>
        <w:tc>
          <w:tcPr>
            <w:tcW w:w="3081" w:type="dxa"/>
          </w:tcPr>
          <w:p w:rsidR="00CF5F86" w:rsidP="1D02CF83" w:rsidRDefault="00CF5F86" w14:paraId="5556C223" w14:textId="0AC405EB">
            <w:pPr>
              <w:ind w:left="0"/>
            </w:pPr>
            <w:r>
              <w:t>UAT‑</w:t>
            </w:r>
            <w:r w:rsidR="517654FC">
              <w:t xml:space="preserve"> 5 </w:t>
            </w:r>
            <w:r w:rsidR="00F8597E">
              <w:t>days</w:t>
            </w:r>
          </w:p>
        </w:tc>
      </w:tr>
      <w:tr w:rsidR="00CF5F86" w:rsidTr="30B466D0" w14:paraId="19AD38EC" w14:textId="77777777">
        <w:tc>
          <w:tcPr>
            <w:tcW w:w="1751" w:type="dxa"/>
          </w:tcPr>
          <w:p w:rsidR="00CF5F86" w:rsidP="1D02CF83" w:rsidRDefault="00CF5F86" w14:paraId="6B836FEE" w14:textId="59C2E8AE">
            <w:pPr>
              <w:ind w:left="0"/>
            </w:pPr>
            <w:r>
              <w:t>Cut</w:t>
            </w:r>
            <w:r w:rsidR="27DF73D0">
              <w:t>o</w:t>
            </w:r>
            <w:r>
              <w:t xml:space="preserve">ver </w:t>
            </w:r>
            <w:r w:rsidR="27DF73D0">
              <w:t>p</w:t>
            </w:r>
            <w:r>
              <w:t>lan</w:t>
            </w:r>
          </w:p>
        </w:tc>
        <w:tc>
          <w:tcPr>
            <w:tcW w:w="1890" w:type="dxa"/>
          </w:tcPr>
          <w:p w:rsidR="00CF5F86" w:rsidP="1D02CF83" w:rsidRDefault="00CF5F86" w14:paraId="2C69EB15" w14:textId="385D8320">
            <w:pPr>
              <w:ind w:left="0"/>
            </w:pPr>
            <w:r>
              <w:t>Final data‑load schedule approved</w:t>
            </w:r>
          </w:p>
        </w:tc>
        <w:tc>
          <w:tcPr>
            <w:tcW w:w="2350" w:type="dxa"/>
          </w:tcPr>
          <w:p w:rsidR="00CF5F86" w:rsidP="1D02CF83" w:rsidRDefault="00CF5F86" w14:paraId="766C5493" w14:textId="77777777">
            <w:pPr>
              <w:ind w:left="0"/>
            </w:pPr>
            <w:r>
              <w:t>Timeline for freeze, delta loads, QMF publish</w:t>
            </w:r>
          </w:p>
        </w:tc>
        <w:tc>
          <w:tcPr>
            <w:tcW w:w="1728" w:type="dxa"/>
          </w:tcPr>
          <w:p w:rsidR="00CF5F86" w:rsidP="1D02CF83" w:rsidRDefault="54DCB983" w14:paraId="34F58456" w14:textId="2B9C1D13">
            <w:pPr>
              <w:ind w:left="0"/>
            </w:pPr>
            <w:r>
              <w:t>SI</w:t>
            </w:r>
            <w:r w:rsidR="00CF5F86">
              <w:t>M + IT</w:t>
            </w:r>
          </w:p>
        </w:tc>
        <w:tc>
          <w:tcPr>
            <w:tcW w:w="3081" w:type="dxa"/>
          </w:tcPr>
          <w:p w:rsidR="00CF5F86" w:rsidP="1D02CF83" w:rsidRDefault="48D229DC" w14:paraId="49E2B7AD" w14:textId="33EE4B11">
            <w:pPr>
              <w:ind w:left="0"/>
            </w:pPr>
            <w:r>
              <w:t>Go‑live‑2 d</w:t>
            </w:r>
            <w:r w:rsidR="00F8597E">
              <w:t>ays</w:t>
            </w:r>
          </w:p>
        </w:tc>
      </w:tr>
      <w:tr w:rsidR="00CF5F86" w:rsidTr="30B466D0" w14:paraId="01580A42" w14:textId="77777777">
        <w:tc>
          <w:tcPr>
            <w:tcW w:w="1751" w:type="dxa"/>
          </w:tcPr>
          <w:p w:rsidR="00CF5F86" w:rsidP="1D02CF83" w:rsidRDefault="00CF5F86" w14:paraId="256D7DBE" w14:textId="2522778E">
            <w:pPr>
              <w:ind w:left="0"/>
            </w:pPr>
            <w:r>
              <w:t>Cut</w:t>
            </w:r>
            <w:r w:rsidR="27DF73D0">
              <w:t>o</w:t>
            </w:r>
            <w:r>
              <w:t xml:space="preserve">ver </w:t>
            </w:r>
            <w:r w:rsidR="27DF73D0">
              <w:t>p</w:t>
            </w:r>
            <w:r>
              <w:t>lan</w:t>
            </w:r>
          </w:p>
        </w:tc>
        <w:tc>
          <w:tcPr>
            <w:tcW w:w="1890" w:type="dxa"/>
          </w:tcPr>
          <w:p w:rsidR="00CF5F86" w:rsidP="1D02CF83" w:rsidRDefault="00CF5F86" w14:paraId="747DAADA" w14:textId="61B0193D">
            <w:pPr>
              <w:ind w:left="0"/>
            </w:pPr>
            <w:r>
              <w:t>Go‑live comms drafted</w:t>
            </w:r>
          </w:p>
        </w:tc>
        <w:tc>
          <w:tcPr>
            <w:tcW w:w="2350" w:type="dxa"/>
          </w:tcPr>
          <w:p w:rsidR="00CF5F86" w:rsidP="1D02CF83" w:rsidRDefault="00CF5F86" w14:paraId="14105C51" w14:textId="77777777">
            <w:pPr>
              <w:ind w:left="0"/>
            </w:pPr>
            <w:r>
              <w:t>Emails and FAQ ready for end users</w:t>
            </w:r>
          </w:p>
        </w:tc>
        <w:tc>
          <w:tcPr>
            <w:tcW w:w="1728" w:type="dxa"/>
          </w:tcPr>
          <w:p w:rsidR="00CF5F86" w:rsidP="1D02CF83" w:rsidRDefault="00CF5F86" w14:paraId="52B25149" w14:textId="0B6858ED">
            <w:pPr>
              <w:ind w:left="0"/>
            </w:pPr>
            <w:proofErr w:type="spellStart"/>
            <w:r>
              <w:t>RevOps</w:t>
            </w:r>
            <w:proofErr w:type="spellEnd"/>
            <w:r>
              <w:t xml:space="preserve"> </w:t>
            </w:r>
            <w:r w:rsidR="00F8597E">
              <w:t>comms</w:t>
            </w:r>
          </w:p>
        </w:tc>
        <w:tc>
          <w:tcPr>
            <w:tcW w:w="3081" w:type="dxa"/>
          </w:tcPr>
          <w:p w:rsidR="00CF5F86" w:rsidP="1D02CF83" w:rsidRDefault="00CF5F86" w14:paraId="1DE550C3" w14:textId="7FBA627A">
            <w:pPr>
              <w:ind w:left="0"/>
            </w:pPr>
            <w:r>
              <w:t>Go‑live‑2 </w:t>
            </w:r>
            <w:r w:rsidR="00F8597E">
              <w:t>days</w:t>
            </w:r>
          </w:p>
        </w:tc>
      </w:tr>
      <w:tr w:rsidR="00CF5F86" w:rsidTr="30B466D0" w14:paraId="5CB3FB10" w14:textId="77777777">
        <w:tc>
          <w:tcPr>
            <w:tcW w:w="1751" w:type="dxa"/>
          </w:tcPr>
          <w:p w:rsidR="00CF5F86" w:rsidP="1D02CF83" w:rsidRDefault="00CF5F86" w14:paraId="298E290B" w14:textId="1521213D">
            <w:pPr>
              <w:ind w:left="0"/>
            </w:pPr>
            <w:r>
              <w:t xml:space="preserve">Gating </w:t>
            </w:r>
            <w:r w:rsidR="27DF73D0">
              <w:t>d</w:t>
            </w:r>
            <w:r>
              <w:t>ecision</w:t>
            </w:r>
          </w:p>
        </w:tc>
        <w:tc>
          <w:tcPr>
            <w:tcW w:w="1890" w:type="dxa"/>
          </w:tcPr>
          <w:p w:rsidR="00CF5F86" w:rsidP="1D02CF83" w:rsidRDefault="00CF5F86" w14:paraId="4DC96523" w14:textId="7B640421">
            <w:pPr>
              <w:ind w:left="0"/>
            </w:pPr>
            <w:r>
              <w:t>Go‑</w:t>
            </w:r>
            <w:r w:rsidR="27DF73D0">
              <w:t>l</w:t>
            </w:r>
            <w:r>
              <w:t>ive approval</w:t>
            </w:r>
          </w:p>
        </w:tc>
        <w:tc>
          <w:tcPr>
            <w:tcW w:w="2350" w:type="dxa"/>
          </w:tcPr>
          <w:p w:rsidR="00CF5F86" w:rsidP="1D02CF83" w:rsidRDefault="00CF5F86" w14:paraId="4239C266" w14:textId="77777777">
            <w:pPr>
              <w:ind w:left="0"/>
            </w:pPr>
            <w:r>
              <w:t>Sponsors sign checklist &amp; risk log</w:t>
            </w:r>
          </w:p>
        </w:tc>
        <w:tc>
          <w:tcPr>
            <w:tcW w:w="1728" w:type="dxa"/>
          </w:tcPr>
          <w:p w:rsidR="00CF5F86" w:rsidP="1D02CF83" w:rsidRDefault="00CF5F86" w14:paraId="3CE39A92" w14:textId="09773EB4">
            <w:pPr>
              <w:ind w:left="0"/>
            </w:pPr>
            <w:r>
              <w:t xml:space="preserve">Exec Sponsor + </w:t>
            </w:r>
            <w:r w:rsidR="39703128">
              <w:t>SIM</w:t>
            </w:r>
          </w:p>
        </w:tc>
        <w:tc>
          <w:tcPr>
            <w:tcW w:w="3081" w:type="dxa"/>
          </w:tcPr>
          <w:p w:rsidR="00CF5F86" w:rsidP="1D02CF83" w:rsidRDefault="00CF5F86" w14:paraId="02ADB2E0" w14:textId="77777777">
            <w:pPr>
              <w:ind w:left="0"/>
            </w:pPr>
            <w:r>
              <w:t>Go‑/no‑go</w:t>
            </w:r>
          </w:p>
        </w:tc>
      </w:tr>
    </w:tbl>
    <w:p w:rsidR="00CF5F86" w:rsidP="00CF5F86" w:rsidRDefault="00CF5F86" w14:paraId="7FB37DC9" w14:textId="77777777"/>
    <w:p w:rsidR="00CF5F86" w:rsidP="00CF5F86" w:rsidRDefault="00CF5F86" w14:paraId="23ED8B39" w14:textId="77777777">
      <w:r>
        <w:br w:type="page"/>
      </w:r>
    </w:p>
    <w:p w:rsidRPr="00072ABD" w:rsidR="00CF5F86" w:rsidP="00FF65EE" w:rsidRDefault="00CF5F86" w14:paraId="6B02BF47" w14:textId="237B2893">
      <w:pPr>
        <w:pStyle w:val="2-Header2"/>
      </w:pPr>
      <w:bookmarkStart w:name="_Toc199751342" w:id="188"/>
      <w:bookmarkStart w:name="_Toc203482592" w:id="189"/>
      <w:r>
        <w:t>Cut</w:t>
      </w:r>
      <w:r w:rsidRPr="70B66FEC">
        <w:rPr>
          <w:rFonts w:ascii="Cambria Math" w:hAnsi="Cambria Math" w:cs="Cambria Math"/>
        </w:rPr>
        <w:t>‑</w:t>
      </w:r>
      <w:r>
        <w:t>Over Weekend / Day </w:t>
      </w:r>
      <w:r w:rsidR="138E08F1">
        <w:t>-2 to Day 0</w:t>
      </w:r>
      <w:bookmarkEnd w:id="188"/>
      <w:bookmarkEnd w:id="189"/>
    </w:p>
    <w:tbl>
      <w:tblPr>
        <w:tblStyle w:val="Runbook-Table"/>
        <w:tblW w:w="0" w:type="auto"/>
        <w:tblInd w:w="-5" w:type="dxa"/>
        <w:tblLook w:val="04A0" w:firstRow="1" w:lastRow="0" w:firstColumn="1" w:lastColumn="0" w:noHBand="0" w:noVBand="1"/>
      </w:tblPr>
      <w:tblGrid>
        <w:gridCol w:w="2541"/>
        <w:gridCol w:w="1592"/>
        <w:gridCol w:w="3580"/>
        <w:gridCol w:w="1481"/>
        <w:gridCol w:w="1601"/>
      </w:tblGrid>
      <w:tr w:rsidRPr="00072ABD" w:rsidR="00073A7C" w:rsidTr="30B466D0" w14:paraId="1B78A1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8" w:type="dxa"/>
          </w:tcPr>
          <w:p w:rsidRPr="00072ABD" w:rsidR="00CF5F86" w:rsidP="00073A7C" w:rsidRDefault="00CF5F86" w14:paraId="63710220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Phase / Area</w:t>
            </w:r>
          </w:p>
        </w:tc>
        <w:tc>
          <w:tcPr>
            <w:tcW w:w="1728" w:type="dxa"/>
          </w:tcPr>
          <w:p w:rsidRPr="00072ABD" w:rsidR="00CF5F86" w:rsidP="00073A7C" w:rsidRDefault="00CF5F86" w14:paraId="016B5EDE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Checklist Item</w:t>
            </w:r>
          </w:p>
        </w:tc>
        <w:tc>
          <w:tcPr>
            <w:tcW w:w="1728" w:type="dxa"/>
          </w:tcPr>
          <w:p w:rsidRPr="00072ABD" w:rsidR="00CF5F86" w:rsidP="00073A7C" w:rsidRDefault="00CF5F86" w14:paraId="0F232AF1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Description / Acceptance Criteria</w:t>
            </w:r>
          </w:p>
        </w:tc>
        <w:tc>
          <w:tcPr>
            <w:tcW w:w="1728" w:type="dxa"/>
          </w:tcPr>
          <w:p w:rsidRPr="00072ABD" w:rsidR="00CF5F86" w:rsidP="00073A7C" w:rsidRDefault="00CF5F86" w14:paraId="53330D2F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Owner</w:t>
            </w:r>
          </w:p>
        </w:tc>
        <w:tc>
          <w:tcPr>
            <w:tcW w:w="1728" w:type="dxa"/>
          </w:tcPr>
          <w:p w:rsidRPr="00072ABD" w:rsidR="00CF5F86" w:rsidP="00073A7C" w:rsidRDefault="00CF5F86" w14:paraId="688D9ACD" w14:textId="77777777">
            <w:pPr>
              <w:ind w:left="170"/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Due</w:t>
            </w:r>
            <w:r w:rsidRPr="00072ABD">
              <w:rPr>
                <w:rFonts w:ascii="Cambria Math" w:hAnsi="Cambria Math" w:cs="Cambria Math"/>
                <w:color w:val="FFFFFF" w:themeColor="background1"/>
              </w:rPr>
              <w:t>‑</w:t>
            </w:r>
            <w:r w:rsidRPr="00072ABD">
              <w:rPr>
                <w:color w:val="FFFFFF" w:themeColor="background1"/>
              </w:rPr>
              <w:t>by</w:t>
            </w:r>
          </w:p>
        </w:tc>
      </w:tr>
      <w:tr w:rsidRPr="00072ABD" w:rsidR="00CF5F86" w:rsidTr="30B466D0" w14:paraId="044D7A21" w14:textId="77777777">
        <w:tc>
          <w:tcPr>
            <w:tcW w:w="1728" w:type="dxa"/>
          </w:tcPr>
          <w:p w:rsidRPr="00072ABD" w:rsidR="00CF5F86" w:rsidP="1D02CF83" w:rsidRDefault="3DD76FE9" w14:paraId="46D79D9F" w14:textId="7B95E9E3">
            <w:pPr>
              <w:ind w:left="0"/>
            </w:pPr>
            <w:r>
              <w:t xml:space="preserve">Environment &amp; </w:t>
            </w:r>
            <w:r w:rsidR="00F8597E">
              <w:t>access</w:t>
            </w:r>
          </w:p>
          <w:p w:rsidRPr="00072ABD" w:rsidR="00CF5F86" w:rsidP="1D02CF83" w:rsidRDefault="00CF5F86" w14:paraId="101B6D85" w14:textId="4DCC55BA">
            <w:pPr>
              <w:ind w:left="0"/>
            </w:pPr>
          </w:p>
        </w:tc>
        <w:tc>
          <w:tcPr>
            <w:tcW w:w="1728" w:type="dxa"/>
          </w:tcPr>
          <w:p w:rsidRPr="00072ABD" w:rsidR="00CF5F86" w:rsidP="70B66FEC" w:rsidRDefault="198834FD" w14:paraId="0745474F" w14:textId="289683EB">
            <w:pPr>
              <w:ind w:left="0"/>
            </w:pPr>
            <w:r>
              <w:t xml:space="preserve">Production </w:t>
            </w:r>
            <w:r w:rsidR="00F8597E">
              <w:t>workspace setup.</w:t>
            </w:r>
          </w:p>
        </w:tc>
        <w:tc>
          <w:tcPr>
            <w:tcW w:w="1728" w:type="dxa"/>
          </w:tcPr>
          <w:p w:rsidRPr="00072ABD" w:rsidR="00CF5F86" w:rsidP="1D02CF83" w:rsidRDefault="27A70EFA" w14:paraId="07CD59D3" w14:textId="5A0AEE86">
            <w:pPr>
              <w:ind w:left="0"/>
            </w:pPr>
            <w:r>
              <w:t>Production Workspace is available</w:t>
            </w:r>
          </w:p>
        </w:tc>
        <w:tc>
          <w:tcPr>
            <w:tcW w:w="1728" w:type="dxa"/>
          </w:tcPr>
          <w:p w:rsidRPr="00072ABD" w:rsidR="00CF5F86" w:rsidP="1D02CF83" w:rsidRDefault="26122EDF" w14:paraId="0AB5FAD4" w14:textId="25E869F6">
            <w:pPr>
              <w:ind w:left="0"/>
            </w:pPr>
            <w:r>
              <w:t xml:space="preserve">Model </w:t>
            </w:r>
            <w:r w:rsidR="00F8597E">
              <w:t>owner</w:t>
            </w:r>
          </w:p>
          <w:p w:rsidRPr="00072ABD" w:rsidR="00CF5F86" w:rsidP="1D02CF83" w:rsidRDefault="00CF5F86" w14:paraId="6BFBA900" w14:textId="007FDFD4">
            <w:pPr>
              <w:ind w:left="0"/>
            </w:pPr>
          </w:p>
        </w:tc>
        <w:tc>
          <w:tcPr>
            <w:tcW w:w="1728" w:type="dxa"/>
          </w:tcPr>
          <w:p w:rsidRPr="00072ABD" w:rsidR="00CF5F86" w:rsidP="1D02CF83" w:rsidRDefault="26122EDF" w14:paraId="308F4B6E" w14:textId="026487E7">
            <w:pPr>
              <w:ind w:left="0"/>
            </w:pPr>
            <w:r>
              <w:t>D</w:t>
            </w:r>
            <w:r w:rsidR="00F8597E">
              <w:t>-</w:t>
            </w:r>
            <w:r>
              <w:t>2</w:t>
            </w:r>
          </w:p>
        </w:tc>
      </w:tr>
      <w:tr w:rsidR="70B66FEC" w:rsidTr="30B466D0" w14:paraId="7ACDE8F1" w14:textId="77777777">
        <w:trPr>
          <w:trHeight w:val="300"/>
        </w:trPr>
        <w:tc>
          <w:tcPr>
            <w:tcW w:w="1728" w:type="dxa"/>
          </w:tcPr>
          <w:p w:rsidR="178CDFEC" w:rsidP="70B66FEC" w:rsidRDefault="7759113A" w14:paraId="3E18FFA4" w14:textId="00D12CC7">
            <w:pPr>
              <w:ind w:left="0"/>
            </w:pPr>
            <w:r>
              <w:t xml:space="preserve">Environment &amp; </w:t>
            </w:r>
            <w:r w:rsidR="00F8597E">
              <w:t>access</w:t>
            </w:r>
          </w:p>
          <w:p w:rsidR="70B66FEC" w:rsidP="70B66FEC" w:rsidRDefault="70B66FEC" w14:paraId="4DB2B4E5" w14:textId="1E8D2311"/>
        </w:tc>
        <w:tc>
          <w:tcPr>
            <w:tcW w:w="1728" w:type="dxa"/>
          </w:tcPr>
          <w:p w:rsidR="178CDFEC" w:rsidP="70B66FEC" w:rsidRDefault="7759113A" w14:paraId="0356C443" w14:textId="20D288B7">
            <w:pPr>
              <w:ind w:left="0"/>
            </w:pPr>
            <w:r>
              <w:t xml:space="preserve">Production </w:t>
            </w:r>
            <w:r w:rsidR="00F8597E">
              <w:t>models setup</w:t>
            </w:r>
          </w:p>
          <w:p w:rsidR="70B66FEC" w:rsidP="70B66FEC" w:rsidRDefault="70B66FEC" w14:paraId="63F147AE" w14:textId="4854E768"/>
        </w:tc>
        <w:tc>
          <w:tcPr>
            <w:tcW w:w="3639" w:type="dxa"/>
          </w:tcPr>
          <w:p w:rsidR="27A70EFA" w:rsidP="70B66FEC" w:rsidRDefault="26122EDF" w14:paraId="0DEC8875" w14:textId="01F0383D">
            <w:pPr>
              <w:ind w:left="0"/>
            </w:pPr>
            <w:r>
              <w:t xml:space="preserve">Both </w:t>
            </w:r>
            <w:r w:rsidR="00F8597E">
              <w:t xml:space="preserve">production </w:t>
            </w:r>
            <w:r>
              <w:t xml:space="preserve">Data Hub and </w:t>
            </w:r>
            <w:r w:rsidR="00F8597E">
              <w:t xml:space="preserve">production </w:t>
            </w:r>
            <w:r>
              <w:t>T</w:t>
            </w:r>
            <w:r w:rsidR="00F8597E">
              <w:t>&amp;</w:t>
            </w:r>
            <w:r>
              <w:t xml:space="preserve">Q </w:t>
            </w:r>
            <w:r w:rsidR="00F8597E">
              <w:t xml:space="preserve">spoke </w:t>
            </w:r>
            <w:r>
              <w:t>model are available</w:t>
            </w:r>
          </w:p>
        </w:tc>
        <w:tc>
          <w:tcPr>
            <w:tcW w:w="1728" w:type="dxa"/>
          </w:tcPr>
          <w:p w:rsidR="27A70EFA" w:rsidP="70B66FEC" w:rsidRDefault="26122EDF" w14:paraId="2680BEF0" w14:textId="15051443">
            <w:pPr>
              <w:ind w:left="0"/>
            </w:pPr>
            <w:r>
              <w:t xml:space="preserve">Model </w:t>
            </w:r>
            <w:r w:rsidR="00F8597E">
              <w:t>owner</w:t>
            </w:r>
          </w:p>
          <w:p w:rsidR="70B66FEC" w:rsidP="70B66FEC" w:rsidRDefault="70B66FEC" w14:paraId="65A6EB0C" w14:textId="0C28D06F"/>
        </w:tc>
        <w:tc>
          <w:tcPr>
            <w:tcW w:w="1728" w:type="dxa"/>
          </w:tcPr>
          <w:p w:rsidR="27A70EFA" w:rsidP="70B66FEC" w:rsidRDefault="26122EDF" w14:paraId="3D29B1B2" w14:textId="7B3C847F">
            <w:pPr>
              <w:ind w:left="0"/>
            </w:pPr>
            <w:r>
              <w:t>D</w:t>
            </w:r>
            <w:r w:rsidR="00F8597E">
              <w:t>-</w:t>
            </w:r>
            <w:r>
              <w:t>2</w:t>
            </w:r>
          </w:p>
          <w:p w:rsidR="70B66FEC" w:rsidP="70B66FEC" w:rsidRDefault="70B66FEC" w14:paraId="1635C3FD" w14:textId="3AFA3104"/>
        </w:tc>
      </w:tr>
      <w:tr w:rsidR="70B66FEC" w:rsidTr="30B466D0" w14:paraId="0A2417C3" w14:textId="77777777">
        <w:trPr>
          <w:trHeight w:val="300"/>
        </w:trPr>
        <w:tc>
          <w:tcPr>
            <w:tcW w:w="1728" w:type="dxa"/>
          </w:tcPr>
          <w:p w:rsidR="2D300EB5" w:rsidP="70B66FEC" w:rsidRDefault="2D300EB5" w14:paraId="3B5A79FD" w14:textId="39ACF281">
            <w:pPr>
              <w:ind w:left="0"/>
            </w:pPr>
            <w:r>
              <w:t>Integration</w:t>
            </w:r>
          </w:p>
        </w:tc>
        <w:tc>
          <w:tcPr>
            <w:tcW w:w="1728" w:type="dxa"/>
          </w:tcPr>
          <w:p w:rsidR="2D300EB5" w:rsidP="70B66FEC" w:rsidRDefault="2D300EB5" w14:paraId="3606362A" w14:textId="2EA67D01">
            <w:pPr>
              <w:ind w:left="0"/>
            </w:pPr>
            <w:r>
              <w:t>Update integration destination</w:t>
            </w:r>
          </w:p>
        </w:tc>
        <w:tc>
          <w:tcPr>
            <w:tcW w:w="3639" w:type="dxa"/>
          </w:tcPr>
          <w:p w:rsidR="2D300EB5" w:rsidP="70B66FEC" w:rsidRDefault="31531949" w14:paraId="7F1A5544" w14:textId="44543F32">
            <w:pPr>
              <w:ind w:left="0"/>
            </w:pPr>
            <w:r>
              <w:t xml:space="preserve">Data </w:t>
            </w:r>
            <w:r w:rsidR="00F8597E">
              <w:t xml:space="preserve">integration </w:t>
            </w:r>
            <w:r>
              <w:t xml:space="preserve">is updated to feed/pull from </w:t>
            </w:r>
            <w:r w:rsidR="00F8597E">
              <w:t xml:space="preserve">production </w:t>
            </w:r>
            <w:r>
              <w:t>models</w:t>
            </w:r>
          </w:p>
        </w:tc>
        <w:tc>
          <w:tcPr>
            <w:tcW w:w="1728" w:type="dxa"/>
          </w:tcPr>
          <w:p w:rsidR="2D300EB5" w:rsidP="70B66FEC" w:rsidRDefault="31531949" w14:paraId="01A1124D" w14:textId="64F9DFE6">
            <w:pPr>
              <w:ind w:left="0"/>
            </w:pPr>
            <w:r>
              <w:t xml:space="preserve">IT / Model </w:t>
            </w:r>
            <w:r w:rsidR="00F8597E">
              <w:t>builder</w:t>
            </w:r>
          </w:p>
          <w:p w:rsidR="70B66FEC" w:rsidP="70B66FEC" w:rsidRDefault="70B66FEC" w14:paraId="7759D07B" w14:textId="1A9A1BBB"/>
        </w:tc>
        <w:tc>
          <w:tcPr>
            <w:tcW w:w="1728" w:type="dxa"/>
          </w:tcPr>
          <w:p w:rsidR="737CA044" w:rsidP="70B66FEC" w:rsidRDefault="43E5F47F" w14:paraId="2C5C6C94" w14:textId="19C4BE17">
            <w:pPr>
              <w:ind w:left="0"/>
            </w:pPr>
            <w:r>
              <w:t>D</w:t>
            </w:r>
            <w:r w:rsidR="3884E994">
              <w:t>-</w:t>
            </w:r>
            <w:r>
              <w:t>1</w:t>
            </w:r>
          </w:p>
          <w:p w:rsidR="70B66FEC" w:rsidP="70B66FEC" w:rsidRDefault="70B66FEC" w14:paraId="5079BB23" w14:textId="3307A268"/>
        </w:tc>
      </w:tr>
      <w:tr w:rsidR="30B466D0" w:rsidTr="30B466D0" w14:paraId="445A5484" w14:textId="77777777">
        <w:trPr>
          <w:trHeight w:val="300"/>
        </w:trPr>
        <w:tc>
          <w:tcPr>
            <w:tcW w:w="3064" w:type="dxa"/>
          </w:tcPr>
          <w:p w:rsidR="49309823" w:rsidP="30B466D0" w:rsidRDefault="49309823" w14:paraId="770939F4" w14:textId="1BBF1356">
            <w:pPr>
              <w:ind w:left="0"/>
            </w:pPr>
            <w:r>
              <w:t>Freeze &amp; backup</w:t>
            </w:r>
          </w:p>
          <w:p w:rsidR="30B466D0" w:rsidP="30B466D0" w:rsidRDefault="30B466D0" w14:paraId="18CB8CF8" w14:textId="1B07D01B"/>
        </w:tc>
        <w:tc>
          <w:tcPr>
            <w:tcW w:w="1355" w:type="dxa"/>
          </w:tcPr>
          <w:p w:rsidR="49309823" w:rsidP="30B466D0" w:rsidRDefault="49309823" w14:paraId="114AA4FB" w14:textId="0745D30A">
            <w:pPr>
              <w:ind w:left="0"/>
            </w:pPr>
            <w:r>
              <w:t>Final snapshot saved.</w:t>
            </w:r>
          </w:p>
        </w:tc>
        <w:tc>
          <w:tcPr>
            <w:tcW w:w="3383" w:type="dxa"/>
          </w:tcPr>
          <w:p w:rsidR="49309823" w:rsidP="30B466D0" w:rsidRDefault="49309823" w14:paraId="0AB089C4" w14:textId="77777777">
            <w:pPr>
              <w:ind w:left="0"/>
            </w:pPr>
            <w:r>
              <w:t xml:space="preserve">Archive model </w:t>
            </w:r>
            <w:r w:rsidRPr="30B466D0">
              <w:rPr>
                <w:rFonts w:ascii="Consolas" w:hAnsi="Consolas" w:cs="Consolas"/>
              </w:rPr>
              <w:t>'</w:t>
            </w:r>
            <w:proofErr w:type="spellStart"/>
            <w:r w:rsidRPr="30B466D0">
              <w:rPr>
                <w:rFonts w:ascii="Consolas" w:hAnsi="Consolas" w:cs="Consolas"/>
              </w:rPr>
              <w:t>TQ_Prod_Snapshot_YYYYMMDD</w:t>
            </w:r>
            <w:proofErr w:type="spellEnd"/>
            <w:r w:rsidRPr="30B466D0">
              <w:rPr>
                <w:rFonts w:ascii="Consolas" w:hAnsi="Consolas" w:cs="Consolas"/>
              </w:rPr>
              <w:t>'</w:t>
            </w:r>
          </w:p>
          <w:p w:rsidR="30B466D0" w:rsidP="30B466D0" w:rsidRDefault="30B466D0" w14:paraId="65F8CE4F" w14:textId="6617A14E"/>
        </w:tc>
        <w:tc>
          <w:tcPr>
            <w:tcW w:w="1639" w:type="dxa"/>
          </w:tcPr>
          <w:p w:rsidR="49309823" w:rsidP="30B466D0" w:rsidRDefault="49309823" w14:paraId="5FE5036D" w14:textId="3E4294FE">
            <w:pPr>
              <w:ind w:left="0"/>
            </w:pPr>
            <w:r>
              <w:t>Model owner</w:t>
            </w:r>
          </w:p>
          <w:p w:rsidR="30B466D0" w:rsidP="30B466D0" w:rsidRDefault="30B466D0" w14:paraId="029B26C2" w14:textId="6A04356F"/>
        </w:tc>
        <w:tc>
          <w:tcPr>
            <w:tcW w:w="1354" w:type="dxa"/>
          </w:tcPr>
          <w:p w:rsidR="00CF5F86" w:rsidP="30B466D0" w:rsidRDefault="49309823" w14:paraId="56D7716D" w14:textId="6E81987F">
            <w:pPr>
              <w:ind w:left="0"/>
            </w:pPr>
            <w:r>
              <w:t>D-0</w:t>
            </w:r>
          </w:p>
          <w:p w:rsidR="30B466D0" w:rsidP="30B466D0" w:rsidRDefault="30B466D0" w14:paraId="6D1CE7C6" w14:textId="40348FBE"/>
        </w:tc>
      </w:tr>
      <w:tr w:rsidRPr="00072ABD" w:rsidR="00CF5F86" w:rsidTr="30B466D0" w14:paraId="2638A6D8" w14:textId="77777777">
        <w:tc>
          <w:tcPr>
            <w:tcW w:w="1728" w:type="dxa"/>
          </w:tcPr>
          <w:p w:rsidRPr="00072ABD" w:rsidR="00CF5F86" w:rsidP="1D02CF83" w:rsidRDefault="00CF5F86" w14:paraId="7B98B5F9" w14:textId="0E5CA9E6">
            <w:pPr>
              <w:ind w:left="0"/>
            </w:pPr>
            <w:r>
              <w:t>Go‑</w:t>
            </w:r>
            <w:r w:rsidR="00F8597E">
              <w:t>live announcement</w:t>
            </w:r>
          </w:p>
        </w:tc>
        <w:tc>
          <w:tcPr>
            <w:tcW w:w="1728" w:type="dxa"/>
          </w:tcPr>
          <w:p w:rsidRPr="00072ABD" w:rsidR="00CF5F86" w:rsidP="1D02CF83" w:rsidRDefault="00CF5F86" w14:paraId="2C8A1C60" w14:textId="72D4D139">
            <w:pPr>
              <w:ind w:left="0"/>
            </w:pPr>
            <w:r>
              <w:t>Comms released</w:t>
            </w:r>
          </w:p>
        </w:tc>
        <w:tc>
          <w:tcPr>
            <w:tcW w:w="1728" w:type="dxa"/>
          </w:tcPr>
          <w:p w:rsidRPr="00072ABD" w:rsidR="00CF5F86" w:rsidP="1D02CF83" w:rsidRDefault="00CF5F86" w14:paraId="496F5FB9" w14:textId="77777777">
            <w:pPr>
              <w:ind w:left="0"/>
            </w:pPr>
            <w:r>
              <w:t>Email / Teams post sent to end users</w:t>
            </w:r>
          </w:p>
        </w:tc>
        <w:tc>
          <w:tcPr>
            <w:tcW w:w="1728" w:type="dxa"/>
          </w:tcPr>
          <w:p w:rsidRPr="00072ABD" w:rsidR="00CF5F86" w:rsidP="1D02CF83" w:rsidRDefault="00CF5F86" w14:paraId="50B815AC" w14:textId="67D8A6E0">
            <w:pPr>
              <w:ind w:left="0"/>
            </w:pPr>
            <w:proofErr w:type="spellStart"/>
            <w:r>
              <w:t>RevOps</w:t>
            </w:r>
            <w:proofErr w:type="spellEnd"/>
            <w:r>
              <w:t xml:space="preserve"> </w:t>
            </w:r>
            <w:r w:rsidR="00F8597E">
              <w:t>comms</w:t>
            </w:r>
          </w:p>
        </w:tc>
        <w:tc>
          <w:tcPr>
            <w:tcW w:w="1728" w:type="dxa"/>
          </w:tcPr>
          <w:p w:rsidRPr="00072ABD" w:rsidR="00CF5F86" w:rsidP="1D02CF83" w:rsidRDefault="1B185C97" w14:paraId="3E876E60" w14:textId="468A971C">
            <w:pPr>
              <w:ind w:left="0"/>
            </w:pPr>
            <w:r>
              <w:t xml:space="preserve">Deployment </w:t>
            </w:r>
            <w:r w:rsidR="3884E994">
              <w:t>week</w:t>
            </w:r>
          </w:p>
          <w:p w:rsidRPr="00072ABD" w:rsidR="00CF5F86" w:rsidP="1D02CF83" w:rsidRDefault="00CF5F86" w14:paraId="41243CAE" w14:textId="62CFE71C">
            <w:pPr>
              <w:ind w:left="0"/>
            </w:pPr>
          </w:p>
        </w:tc>
      </w:tr>
      <w:tr w:rsidRPr="00072ABD" w:rsidR="00CF5F86" w:rsidTr="30B466D0" w14:paraId="28C644FC" w14:textId="77777777">
        <w:tc>
          <w:tcPr>
            <w:tcW w:w="1728" w:type="dxa"/>
          </w:tcPr>
          <w:p w:rsidRPr="00072ABD" w:rsidR="00CF5F86" w:rsidP="1D02CF83" w:rsidRDefault="00F541FE" w14:paraId="666578D2" w14:textId="2EF6BF34">
            <w:pPr>
              <w:ind w:left="0"/>
            </w:pPr>
            <w:proofErr w:type="spellStart"/>
            <w:r>
              <w:t>HyperCare</w:t>
            </w:r>
            <w:proofErr w:type="spellEnd"/>
            <w:r w:rsidR="00CF5F86">
              <w:t xml:space="preserve"> </w:t>
            </w:r>
            <w:r w:rsidR="00F8597E">
              <w:t>activation</w:t>
            </w:r>
          </w:p>
        </w:tc>
        <w:tc>
          <w:tcPr>
            <w:tcW w:w="1728" w:type="dxa"/>
          </w:tcPr>
          <w:p w:rsidRPr="00072ABD" w:rsidR="00CF5F86" w:rsidP="1D02CF83" w:rsidRDefault="00CF5F86" w14:paraId="5DD8EDA6" w14:textId="25F734B6">
            <w:pPr>
              <w:ind w:left="0"/>
            </w:pPr>
            <w:r>
              <w:t>Support room open</w:t>
            </w:r>
          </w:p>
        </w:tc>
        <w:tc>
          <w:tcPr>
            <w:tcW w:w="1728" w:type="dxa"/>
          </w:tcPr>
          <w:p w:rsidRPr="00072ABD" w:rsidR="00CF5F86" w:rsidP="1D02CF83" w:rsidRDefault="00CF5F86" w14:paraId="6621DF94" w14:textId="5E90D46F">
            <w:pPr>
              <w:ind w:left="0"/>
            </w:pPr>
            <w:r>
              <w:t>Slack</w:t>
            </w:r>
            <w:r w:rsidR="00F8597E">
              <w:t xml:space="preserve"> </w:t>
            </w:r>
            <w:r>
              <w:t>/</w:t>
            </w:r>
            <w:r w:rsidR="00F8597E">
              <w:t xml:space="preserve"> </w:t>
            </w:r>
            <w:r>
              <w:t>Teams channel monitored</w:t>
            </w:r>
          </w:p>
        </w:tc>
        <w:tc>
          <w:tcPr>
            <w:tcW w:w="1728" w:type="dxa"/>
          </w:tcPr>
          <w:p w:rsidRPr="00072ABD" w:rsidR="00CF5F86" w:rsidP="1D02CF83" w:rsidRDefault="00CF5F86" w14:paraId="3C8B2EA5" w14:textId="77777777">
            <w:pPr>
              <w:ind w:left="0"/>
            </w:pPr>
            <w:r>
              <w:t>PM</w:t>
            </w:r>
          </w:p>
        </w:tc>
        <w:tc>
          <w:tcPr>
            <w:tcW w:w="1728" w:type="dxa"/>
          </w:tcPr>
          <w:p w:rsidRPr="00072ABD" w:rsidR="00CF5F86" w:rsidP="1D02CF83" w:rsidRDefault="4D74DCB7" w14:paraId="42894FC6" w14:textId="457FD3B5">
            <w:pPr>
              <w:ind w:left="0"/>
            </w:pPr>
            <w:r>
              <w:t xml:space="preserve">Deployment </w:t>
            </w:r>
            <w:r w:rsidR="3884E994">
              <w:t>week</w:t>
            </w:r>
          </w:p>
        </w:tc>
      </w:tr>
    </w:tbl>
    <w:p w:rsidR="00CF5F86" w:rsidP="00CF5F86" w:rsidRDefault="00CF5F86" w14:paraId="59513A28" w14:textId="77777777"/>
    <w:p w:rsidR="00CF5F86" w:rsidP="00CF5F86" w:rsidRDefault="00CF5F86" w14:paraId="1C30FCBB" w14:textId="77777777">
      <w:r>
        <w:br w:type="page"/>
      </w:r>
    </w:p>
    <w:p w:rsidRPr="00072ABD" w:rsidR="00CF5F86" w:rsidP="00FF65EE" w:rsidRDefault="00CF5F86" w14:paraId="1E5C5080" w14:textId="7A69822C">
      <w:pPr>
        <w:pStyle w:val="2-Header2"/>
      </w:pPr>
      <w:bookmarkStart w:name="_Toc199751343" w:id="190"/>
      <w:bookmarkStart w:name="_Toc203482593" w:id="191"/>
      <w:r>
        <w:t>Post</w:t>
      </w:r>
      <w:r w:rsidRPr="70B66FEC">
        <w:rPr>
          <w:rFonts w:ascii="Cambria Math" w:hAnsi="Cambria Math" w:cs="Cambria Math"/>
        </w:rPr>
        <w:t>‑</w:t>
      </w:r>
      <w:r>
        <w:t>Go</w:t>
      </w:r>
      <w:r w:rsidRPr="70B66FEC">
        <w:rPr>
          <w:rFonts w:ascii="Cambria Math" w:hAnsi="Cambria Math" w:cs="Cambria Math"/>
        </w:rPr>
        <w:t>‑</w:t>
      </w:r>
      <w:r>
        <w:t>Live (</w:t>
      </w:r>
      <w:proofErr w:type="spellStart"/>
      <w:r w:rsidR="00F541FE">
        <w:t>HyperCare</w:t>
      </w:r>
      <w:proofErr w:type="spellEnd"/>
      <w:r w:rsidR="3EFA3E50">
        <w:t>/Support</w:t>
      </w:r>
      <w:r>
        <w:t>)</w:t>
      </w:r>
      <w:bookmarkEnd w:id="190"/>
      <w:bookmarkEnd w:id="191"/>
    </w:p>
    <w:tbl>
      <w:tblPr>
        <w:tblStyle w:val="Runbook-Table"/>
        <w:tblW w:w="0" w:type="auto"/>
        <w:tblInd w:w="-5" w:type="dxa"/>
        <w:tblLook w:val="04A0" w:firstRow="1" w:lastRow="0" w:firstColumn="1" w:lastColumn="0" w:noHBand="0" w:noVBand="1"/>
      </w:tblPr>
      <w:tblGrid>
        <w:gridCol w:w="1728"/>
        <w:gridCol w:w="1836"/>
        <w:gridCol w:w="1890"/>
        <w:gridCol w:w="1728"/>
        <w:gridCol w:w="3528"/>
      </w:tblGrid>
      <w:tr w:rsidRPr="00072ABD" w:rsidR="00CF5F86" w:rsidTr="30B466D0" w14:paraId="7EC7365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8" w:type="dxa"/>
          </w:tcPr>
          <w:p w:rsidRPr="00072ABD" w:rsidR="00CF5F86" w:rsidP="00072ABD" w:rsidRDefault="00CF5F86" w14:paraId="56890BAD" w14:textId="77777777">
            <w:pPr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Phase / Area</w:t>
            </w:r>
          </w:p>
        </w:tc>
        <w:tc>
          <w:tcPr>
            <w:tcW w:w="1836" w:type="dxa"/>
          </w:tcPr>
          <w:p w:rsidRPr="00072ABD" w:rsidR="00CF5F86" w:rsidP="00072ABD" w:rsidRDefault="00CF5F86" w14:paraId="6291C922" w14:textId="77777777">
            <w:pPr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Checklist Item</w:t>
            </w:r>
          </w:p>
        </w:tc>
        <w:tc>
          <w:tcPr>
            <w:tcW w:w="1890" w:type="dxa"/>
          </w:tcPr>
          <w:p w:rsidRPr="00072ABD" w:rsidR="00CF5F86" w:rsidP="00072ABD" w:rsidRDefault="00CF5F86" w14:paraId="0DDDFCAA" w14:textId="77777777">
            <w:pPr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Description / Acceptance Criteria</w:t>
            </w:r>
          </w:p>
        </w:tc>
        <w:tc>
          <w:tcPr>
            <w:tcW w:w="1728" w:type="dxa"/>
          </w:tcPr>
          <w:p w:rsidRPr="00072ABD" w:rsidR="00CF5F86" w:rsidP="00072ABD" w:rsidRDefault="00CF5F86" w14:paraId="1832BB09" w14:textId="77777777">
            <w:pPr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Owner</w:t>
            </w:r>
          </w:p>
        </w:tc>
        <w:tc>
          <w:tcPr>
            <w:tcW w:w="3528" w:type="dxa"/>
          </w:tcPr>
          <w:p w:rsidRPr="00072ABD" w:rsidR="00CF5F86" w:rsidP="00072ABD" w:rsidRDefault="00CF5F86" w14:paraId="6D3E015D" w14:textId="77777777">
            <w:pPr>
              <w:jc w:val="center"/>
              <w:rPr>
                <w:color w:val="FFFFFF" w:themeColor="background1"/>
              </w:rPr>
            </w:pPr>
            <w:r w:rsidRPr="00072ABD">
              <w:rPr>
                <w:color w:val="FFFFFF" w:themeColor="background1"/>
              </w:rPr>
              <w:t>Due</w:t>
            </w:r>
            <w:r w:rsidRPr="00072ABD">
              <w:rPr>
                <w:rFonts w:ascii="Cambria Math" w:hAnsi="Cambria Math" w:cs="Cambria Math"/>
                <w:color w:val="FFFFFF" w:themeColor="background1"/>
              </w:rPr>
              <w:t>‑</w:t>
            </w:r>
            <w:r w:rsidRPr="00072ABD">
              <w:rPr>
                <w:color w:val="FFFFFF" w:themeColor="background1"/>
              </w:rPr>
              <w:t>by</w:t>
            </w:r>
          </w:p>
        </w:tc>
      </w:tr>
      <w:tr w:rsidRPr="00072ABD" w:rsidR="00CF5F86" w:rsidTr="30B466D0" w14:paraId="2AD812D2" w14:textId="77777777">
        <w:tc>
          <w:tcPr>
            <w:tcW w:w="1728" w:type="dxa"/>
          </w:tcPr>
          <w:p w:rsidRPr="00073A7C" w:rsidR="00CF5F86" w:rsidP="70B66FEC" w:rsidRDefault="4DF08DF4" w14:paraId="68EAC3C0" w14:textId="146B5287">
            <w:pPr>
              <w:ind w:left="0"/>
            </w:pPr>
            <w:r>
              <w:t xml:space="preserve">Backlog </w:t>
            </w:r>
            <w:r w:rsidR="3884E994">
              <w:t>management</w:t>
            </w:r>
          </w:p>
        </w:tc>
        <w:tc>
          <w:tcPr>
            <w:tcW w:w="1836" w:type="dxa"/>
          </w:tcPr>
          <w:p w:rsidRPr="00073A7C" w:rsidR="00CF5F86" w:rsidP="70B66FEC" w:rsidRDefault="2C170354" w14:paraId="11648B46" w14:textId="7AB534AD">
            <w:pPr>
              <w:ind w:left="0"/>
            </w:pPr>
            <w:r>
              <w:t>Backlog from implementation retained</w:t>
            </w:r>
          </w:p>
        </w:tc>
        <w:tc>
          <w:tcPr>
            <w:tcW w:w="1890" w:type="dxa"/>
          </w:tcPr>
          <w:p w:rsidRPr="00073A7C" w:rsidR="00CF5F86" w:rsidP="70B66FEC" w:rsidRDefault="4DF08DF4" w14:paraId="593FACD5" w14:textId="7120A56A">
            <w:pPr>
              <w:ind w:left="0"/>
            </w:pPr>
            <w:bookmarkStart w:name="_Int_eEjql4Or" w:id="192"/>
            <w:r>
              <w:t>Customer</w:t>
            </w:r>
            <w:bookmarkEnd w:id="192"/>
            <w:r>
              <w:t xml:space="preserve"> </w:t>
            </w:r>
            <w:r w:rsidR="7007AEEA">
              <w:t xml:space="preserve">has </w:t>
            </w:r>
            <w:r>
              <w:t xml:space="preserve">the backlog to </w:t>
            </w:r>
            <w:r w:rsidR="3884E994">
              <w:t xml:space="preserve">extend </w:t>
            </w:r>
            <w:r>
              <w:t xml:space="preserve">the model with internal </w:t>
            </w:r>
            <w:r w:rsidR="3884E994">
              <w:t xml:space="preserve">CoE </w:t>
            </w:r>
            <w:r>
              <w:t>or leverage as phase 2 reference</w:t>
            </w:r>
          </w:p>
        </w:tc>
        <w:tc>
          <w:tcPr>
            <w:tcW w:w="1728" w:type="dxa"/>
          </w:tcPr>
          <w:p w:rsidRPr="00073A7C" w:rsidR="00CF5F86" w:rsidP="70B66FEC" w:rsidRDefault="5F863311" w14:paraId="7AD64E41" w14:textId="53BDC6FA">
            <w:pPr>
              <w:ind w:left="0"/>
            </w:pPr>
            <w:r>
              <w:t>SIM / Customer project lead</w:t>
            </w:r>
          </w:p>
        </w:tc>
        <w:tc>
          <w:tcPr>
            <w:tcW w:w="3528" w:type="dxa"/>
          </w:tcPr>
          <w:p w:rsidRPr="00073A7C" w:rsidR="00CF5F86" w:rsidP="1D02CF83" w:rsidRDefault="00CF5F86" w14:paraId="0A84FC84" w14:textId="77777777">
            <w:pPr>
              <w:ind w:left="0"/>
              <w:rPr>
                <w:color w:val="0A2F46" w:themeColor="text2"/>
                <w:szCs w:val="22"/>
              </w:rPr>
            </w:pPr>
            <w:r>
              <w:t>Day 1‑14</w:t>
            </w:r>
          </w:p>
        </w:tc>
      </w:tr>
      <w:tr w:rsidR="70B66FEC" w:rsidTr="30B466D0" w14:paraId="7828C5DF" w14:textId="77777777">
        <w:trPr>
          <w:trHeight w:val="990"/>
        </w:trPr>
        <w:tc>
          <w:tcPr>
            <w:tcW w:w="1728" w:type="dxa"/>
          </w:tcPr>
          <w:p w:rsidR="70B66FEC" w:rsidP="70B66FEC" w:rsidRDefault="0E352EFD" w14:paraId="7F3BFE5C" w14:textId="74D1F72E">
            <w:pPr>
              <w:ind w:left="0"/>
              <w:rPr>
                <w:color w:val="0A2F46" w:themeColor="text2"/>
              </w:rPr>
            </w:pPr>
            <w:r>
              <w:t xml:space="preserve">Knowledge </w:t>
            </w:r>
            <w:r w:rsidR="3884E994">
              <w:t>transfer</w:t>
            </w:r>
          </w:p>
        </w:tc>
        <w:tc>
          <w:tcPr>
            <w:tcW w:w="1836" w:type="dxa"/>
          </w:tcPr>
          <w:p w:rsidR="70B66FEC" w:rsidP="70B66FEC" w:rsidRDefault="3884E994" w14:paraId="671C1BA9" w14:textId="2C54AC9C">
            <w:pPr>
              <w:ind w:left="0"/>
              <w:rPr>
                <w:color w:val="0A2F46" w:themeColor="text2"/>
              </w:rPr>
            </w:pPr>
            <w:r>
              <w:t xml:space="preserve">CoE </w:t>
            </w:r>
            <w:r w:rsidR="0E352EFD">
              <w:t>self‑perform demo</w:t>
            </w:r>
          </w:p>
        </w:tc>
        <w:tc>
          <w:tcPr>
            <w:tcW w:w="1890" w:type="dxa"/>
          </w:tcPr>
          <w:p w:rsidR="70B66FEC" w:rsidP="70B66FEC" w:rsidRDefault="3884E994" w14:paraId="36070FBE" w14:textId="0AB731BF">
            <w:pPr>
              <w:ind w:left="0"/>
              <w:rPr>
                <w:color w:val="0A2F46" w:themeColor="text2"/>
              </w:rPr>
            </w:pPr>
            <w:r>
              <w:t xml:space="preserve">CoE </w:t>
            </w:r>
            <w:r w:rsidR="0E352EFD">
              <w:t>executes quota override and QMF publish</w:t>
            </w:r>
          </w:p>
        </w:tc>
        <w:tc>
          <w:tcPr>
            <w:tcW w:w="1728" w:type="dxa"/>
          </w:tcPr>
          <w:p w:rsidR="70B66FEC" w:rsidP="70B66FEC" w:rsidRDefault="0E352EFD" w14:paraId="4EA296AA" w14:textId="2B2B1FB1">
            <w:pPr>
              <w:ind w:left="0"/>
              <w:rPr>
                <w:color w:val="0A2F46" w:themeColor="text2"/>
              </w:rPr>
            </w:pPr>
            <w:r>
              <w:t xml:space="preserve">PS </w:t>
            </w:r>
            <w:r w:rsidR="006C4F9E">
              <w:t>lead</w:t>
            </w:r>
          </w:p>
        </w:tc>
        <w:tc>
          <w:tcPr>
            <w:tcW w:w="3528" w:type="dxa"/>
          </w:tcPr>
          <w:p w:rsidR="70B66FEC" w:rsidP="70B66FEC" w:rsidRDefault="70B66FEC" w14:paraId="3B415F9C" w14:textId="77777777">
            <w:pPr>
              <w:ind w:left="0"/>
              <w:rPr>
                <w:color w:val="0A2F46" w:themeColor="text2"/>
              </w:rPr>
            </w:pPr>
            <w:r>
              <w:t>Day 5</w:t>
            </w:r>
          </w:p>
        </w:tc>
      </w:tr>
      <w:tr w:rsidRPr="00072ABD" w:rsidR="00CF5F86" w:rsidTr="30B466D0" w14:paraId="796D3976" w14:textId="77777777">
        <w:trPr>
          <w:trHeight w:val="990"/>
        </w:trPr>
        <w:tc>
          <w:tcPr>
            <w:tcW w:w="1728" w:type="dxa"/>
          </w:tcPr>
          <w:p w:rsidRPr="00073A7C" w:rsidR="00CF5F86" w:rsidP="70B66FEC" w:rsidRDefault="74185809" w14:paraId="3E56C4FA" w14:textId="6B904A28">
            <w:pPr>
              <w:ind w:left="0"/>
            </w:pPr>
            <w:r>
              <w:t xml:space="preserve">Project </w:t>
            </w:r>
            <w:r w:rsidR="3884E994">
              <w:t xml:space="preserve">team </w:t>
            </w:r>
            <w:r>
              <w:t>feedback (Survey)</w:t>
            </w:r>
          </w:p>
        </w:tc>
        <w:tc>
          <w:tcPr>
            <w:tcW w:w="1836" w:type="dxa"/>
          </w:tcPr>
          <w:p w:rsidRPr="00073A7C" w:rsidR="00CF5F86" w:rsidP="70B66FEC" w:rsidRDefault="52D34C73" w14:paraId="21CF77A0" w14:textId="420EF075">
            <w:pPr>
              <w:ind w:left="0"/>
            </w:pPr>
            <w:r>
              <w:t>Post-</w:t>
            </w:r>
            <w:r w:rsidR="3884E994">
              <w:t xml:space="preserve">implementation survey </w:t>
            </w:r>
            <w:r>
              <w:t>sent</w:t>
            </w:r>
          </w:p>
        </w:tc>
        <w:tc>
          <w:tcPr>
            <w:tcW w:w="1890" w:type="dxa"/>
          </w:tcPr>
          <w:p w:rsidRPr="00073A7C" w:rsidR="00CF5F86" w:rsidP="1D02CF83" w:rsidRDefault="00CF5F86" w14:paraId="2F2CEF92" w14:textId="0218DE51">
            <w:pPr>
              <w:ind w:left="0"/>
              <w:rPr>
                <w:color w:val="0A2F46" w:themeColor="text2"/>
                <w:szCs w:val="22"/>
              </w:rPr>
            </w:pPr>
            <w:r>
              <w:t xml:space="preserve">Capture pain points </w:t>
            </w:r>
            <w:r w:rsidR="00F541FE">
              <w:t>and</w:t>
            </w:r>
            <w:r>
              <w:t xml:space="preserve"> backlog items</w:t>
            </w:r>
          </w:p>
        </w:tc>
        <w:tc>
          <w:tcPr>
            <w:tcW w:w="1728" w:type="dxa"/>
          </w:tcPr>
          <w:p w:rsidRPr="00073A7C" w:rsidR="00CF5F86" w:rsidP="70B66FEC" w:rsidRDefault="51A4C5BF" w14:paraId="627D7F16" w14:textId="6B3AA88C">
            <w:pPr>
              <w:ind w:left="0"/>
            </w:pPr>
            <w:r>
              <w:t>SIM/CS</w:t>
            </w:r>
          </w:p>
          <w:p w:rsidRPr="00073A7C" w:rsidR="00CF5F86" w:rsidP="70B66FEC" w:rsidRDefault="00CF5F86" w14:paraId="69EF8196" w14:textId="32C40688">
            <w:pPr>
              <w:ind w:left="0"/>
            </w:pPr>
          </w:p>
        </w:tc>
        <w:tc>
          <w:tcPr>
            <w:tcW w:w="3528" w:type="dxa"/>
          </w:tcPr>
          <w:p w:rsidRPr="00073A7C" w:rsidR="00CF5F86" w:rsidP="70B66FEC" w:rsidRDefault="51A4C5BF" w14:paraId="244B579F" w14:textId="7DF09A14">
            <w:pPr>
              <w:ind w:left="0"/>
            </w:pPr>
            <w:r>
              <w:t>Month 1</w:t>
            </w:r>
          </w:p>
        </w:tc>
      </w:tr>
      <w:tr w:rsidR="70B66FEC" w:rsidTr="30B466D0" w14:paraId="0BEC8BB3" w14:textId="77777777">
        <w:trPr>
          <w:trHeight w:val="300"/>
        </w:trPr>
        <w:tc>
          <w:tcPr>
            <w:tcW w:w="1728" w:type="dxa"/>
          </w:tcPr>
          <w:p w:rsidR="197AD185" w:rsidP="70B66FEC" w:rsidRDefault="2EBFDB0C" w14:paraId="13E63765" w14:textId="2A23F02F">
            <w:pPr>
              <w:ind w:left="0"/>
            </w:pPr>
            <w:r>
              <w:t xml:space="preserve">Project </w:t>
            </w:r>
            <w:r w:rsidR="3884E994">
              <w:t xml:space="preserve">team </w:t>
            </w:r>
            <w:r>
              <w:t>feedback (Retro)</w:t>
            </w:r>
          </w:p>
          <w:p w:rsidR="70B66FEC" w:rsidP="70B66FEC" w:rsidRDefault="70B66FEC" w14:paraId="29711A7E" w14:textId="2CD7A427"/>
        </w:tc>
        <w:tc>
          <w:tcPr>
            <w:tcW w:w="1836" w:type="dxa"/>
          </w:tcPr>
          <w:p w:rsidR="642D3AA6" w:rsidP="70B66FEC" w:rsidRDefault="642D3AA6" w14:paraId="44A6DA47" w14:textId="3326B04E">
            <w:pPr>
              <w:ind w:left="0"/>
            </w:pPr>
            <w:r>
              <w:t>Retro discussion on implementation</w:t>
            </w:r>
          </w:p>
        </w:tc>
        <w:tc>
          <w:tcPr>
            <w:tcW w:w="1890" w:type="dxa"/>
          </w:tcPr>
          <w:p w:rsidR="642D3AA6" w:rsidP="70B66FEC" w:rsidRDefault="49B792FB" w14:paraId="43735AEF" w14:textId="6B6C1B2E">
            <w:pPr>
              <w:ind w:left="0"/>
            </w:pPr>
            <w:r>
              <w:t xml:space="preserve">Application </w:t>
            </w:r>
            <w:r w:rsidR="006C4F9E">
              <w:t>p</w:t>
            </w:r>
            <w:r w:rsidR="3884E994">
              <w:t xml:space="preserve">roduct </w:t>
            </w:r>
            <w:r>
              <w:t>team meet</w:t>
            </w:r>
            <w:r w:rsidR="006C4F9E">
              <w:t xml:space="preserve">s </w:t>
            </w:r>
            <w:r>
              <w:t>with the project team for feedback</w:t>
            </w:r>
          </w:p>
        </w:tc>
        <w:tc>
          <w:tcPr>
            <w:tcW w:w="1728" w:type="dxa"/>
          </w:tcPr>
          <w:p w:rsidR="642D3AA6" w:rsidP="70B66FEC" w:rsidRDefault="642D3AA6" w14:paraId="29A94539" w14:textId="6B3AA88C">
            <w:pPr>
              <w:ind w:left="0"/>
            </w:pPr>
            <w:r>
              <w:t>SIM/CS</w:t>
            </w:r>
          </w:p>
        </w:tc>
        <w:tc>
          <w:tcPr>
            <w:tcW w:w="3528" w:type="dxa"/>
          </w:tcPr>
          <w:p w:rsidR="1B2FA037" w:rsidP="70B66FEC" w:rsidRDefault="1B2FA037" w14:paraId="5304DDB4" w14:textId="29ACEF93">
            <w:pPr>
              <w:ind w:left="0"/>
            </w:pPr>
            <w:r>
              <w:t>Month 1-3</w:t>
            </w:r>
          </w:p>
        </w:tc>
      </w:tr>
    </w:tbl>
    <w:p w:rsidR="70B66FEC" w:rsidRDefault="70B66FEC" w14:paraId="72513325" w14:textId="64A6758E"/>
    <w:p w:rsidR="70B66FEC" w:rsidRDefault="70B66FEC" w14:paraId="14A68D04" w14:textId="5B787185"/>
    <w:p w:rsidR="00CF5F86" w:rsidP="1D02CF83" w:rsidRDefault="00CF5F86" w14:paraId="11B21F94" w14:textId="4D4AFE2E">
      <w:pPr>
        <w:ind w:left="0"/>
      </w:pPr>
    </w:p>
    <w:sectPr w:rsidR="00CF5F86" w:rsidSect="00EB429D">
      <w:footerReference w:type="default" r:id="rId15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6C1" w:rsidP="00EB429D" w:rsidRDefault="00E456C1" w14:paraId="4A278884" w14:textId="77777777">
      <w:pPr>
        <w:spacing w:after="0" w:line="240" w:lineRule="auto"/>
      </w:pPr>
      <w:r>
        <w:separator/>
      </w:r>
    </w:p>
  </w:endnote>
  <w:endnote w:type="continuationSeparator" w:id="0">
    <w:p w:rsidR="00E456C1" w:rsidP="00EB429D" w:rsidRDefault="00E456C1" w14:paraId="2E0D06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429D" w:rsidP="00013278" w:rsidRDefault="00EB429D" w14:paraId="767D33F3" w14:textId="7C634072">
    <w:pPr>
      <w:pStyle w:val="9-Footer"/>
    </w:pPr>
    <w:r>
      <w:t xml:space="preserve">Anaplan Territory and Quota </w:t>
    </w:r>
    <w:r w:rsidR="00013278">
      <w:t xml:space="preserve">Planning </w:t>
    </w:r>
    <w:r>
      <w:t>Application</w:t>
    </w:r>
  </w:p>
  <w:p w:rsidR="00EB429D" w:rsidP="00013278" w:rsidRDefault="00EB429D" w14:paraId="48BFEF3C" w14:textId="580A4AEB">
    <w:pPr>
      <w:pStyle w:val="9-Footer"/>
    </w:pPr>
    <w:r>
      <w:t>Version: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6C1" w:rsidP="00EB429D" w:rsidRDefault="00E456C1" w14:paraId="5FFBB666" w14:textId="77777777">
      <w:pPr>
        <w:spacing w:after="0" w:line="240" w:lineRule="auto"/>
      </w:pPr>
      <w:r>
        <w:separator/>
      </w:r>
    </w:p>
  </w:footnote>
  <w:footnote w:type="continuationSeparator" w:id="0">
    <w:p w:rsidR="00E456C1" w:rsidP="00EB429D" w:rsidRDefault="00E456C1" w14:paraId="1F3F4E2C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+kjY/JQdWBYu" int2:id="HDfNty3s">
      <int2:state int2:value="Rejected" int2:type="AugLoop_Text_Critique"/>
    </int2:textHash>
    <int2:textHash int2:hashCode="8RFRqAgchgKK1H" int2:id="HJMtjTGX">
      <int2:state int2:value="Rejected" int2:type="AugLoop_Text_Critique"/>
    </int2:textHash>
    <int2:textHash int2:hashCode="N2JnxzoWA7lZI/" int2:id="l60vwOi5">
      <int2:state int2:value="Rejected" int2:type="AugLoop_Text_Critique"/>
    </int2:textHash>
    <int2:textHash int2:hashCode="+SVdQd3q60UwWw" int2:id="mN7wu86G">
      <int2:state int2:value="Rejected" int2:type="AugLoop_Text_Critique"/>
    </int2:textHash>
    <int2:textHash int2:hashCode="ZUEIIFw6m5AC3d" int2:id="pkmmwM80">
      <int2:state int2:value="Rejected" int2:type="AugLoop_Text_Critique"/>
    </int2:textHash>
    <int2:textHash int2:hashCode="E70fxRN/UDsKg1" int2:id="ptdLbWyg">
      <int2:state int2:value="Rejected" int2:type="AugLoop_Text_Critique"/>
    </int2:textHash>
    <int2:textHash int2:hashCode="O1wDgQZPbIZrsH" int2:id="xlts2UEg">
      <int2:state int2:value="Rejected" int2:type="AugLoop_Text_Critique"/>
    </int2:textHash>
    <int2:textHash int2:hashCode="lRA3rkMX2s3mCr" int2:id="yUSAGupd">
      <int2:state int2:value="Rejected" int2:type="AugLoop_Text_Critique"/>
    </int2:textHash>
    <int2:bookmark int2:bookmarkName="_Int_eEjql4Or" int2:invalidationBookmarkName="" int2:hashCode="DoV0mm9A1GFLh0" int2:id="pXdY0SiY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6E22DAF"/>
    <w:multiLevelType w:val="hybridMultilevel"/>
    <w:tmpl w:val="1B306440"/>
    <w:lvl w:ilvl="0" w:tplc="5150EBBE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CC75778"/>
    <w:multiLevelType w:val="hybridMultilevel"/>
    <w:tmpl w:val="9F5E871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DD5303D"/>
    <w:multiLevelType w:val="hybridMultilevel"/>
    <w:tmpl w:val="A0E4F2AE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1FA7719B"/>
    <w:multiLevelType w:val="hybridMultilevel"/>
    <w:tmpl w:val="3A821844"/>
    <w:lvl w:ilvl="0" w:tplc="68E0E010">
      <w:start w:val="1"/>
      <w:numFmt w:val="upperLetter"/>
      <w:pStyle w:val="2-Header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1331D"/>
    <w:multiLevelType w:val="hybridMultilevel"/>
    <w:tmpl w:val="42B0CB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15729A"/>
    <w:multiLevelType w:val="hybridMultilevel"/>
    <w:tmpl w:val="C2E8FB22"/>
    <w:lvl w:ilvl="0" w:tplc="08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5" w15:restartNumberingAfterBreak="0">
    <w:nsid w:val="2E60449F"/>
    <w:multiLevelType w:val="hybridMultilevel"/>
    <w:tmpl w:val="8FE01D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1CC1DD3"/>
    <w:multiLevelType w:val="hybridMultilevel"/>
    <w:tmpl w:val="AF6C7192"/>
    <w:lvl w:ilvl="0" w:tplc="08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7" w15:restartNumberingAfterBreak="0">
    <w:nsid w:val="3F613605"/>
    <w:multiLevelType w:val="hybridMultilevel"/>
    <w:tmpl w:val="30E080C6"/>
    <w:lvl w:ilvl="0" w:tplc="FFFFFFFF">
      <w:start w:val="1"/>
      <w:numFmt w:val="lowerRoman"/>
      <w:pStyle w:val="3-Header3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477347C3"/>
    <w:multiLevelType w:val="hybridMultilevel"/>
    <w:tmpl w:val="04C0B18A"/>
    <w:lvl w:ilvl="0" w:tplc="2CD8CFF8">
      <w:numFmt w:val="bullet"/>
      <w:lvlText w:val="-"/>
      <w:lvlJc w:val="left"/>
      <w:pPr>
        <w:ind w:left="720" w:hanging="360"/>
      </w:pPr>
      <w:rPr>
        <w:rFonts w:hint="default" w:ascii="Cambria" w:hAnsi="Cambria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BE9EA9"/>
    <w:multiLevelType w:val="hybridMultilevel"/>
    <w:tmpl w:val="FFFFFFFF"/>
    <w:lvl w:ilvl="0" w:tplc="AD10E11C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w:ilvl="1" w:tplc="7550012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w:ilvl="2" w:tplc="6CEE43F4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w:ilvl="3" w:tplc="43800F36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w:ilvl="4" w:tplc="D3A293FC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w:ilvl="5" w:tplc="D07EF0AC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w:ilvl="6" w:tplc="962A3BD8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w:ilvl="7" w:tplc="359297FC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w:ilvl="8" w:tplc="42787CE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4F0712CF"/>
    <w:multiLevelType w:val="hybridMultilevel"/>
    <w:tmpl w:val="ACEED182"/>
    <w:lvl w:ilvl="0" w:tplc="2762226A">
      <w:start w:val="1"/>
      <w:numFmt w:val="decimal"/>
      <w:pStyle w:val="1-Header1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BD0757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E6750CD"/>
    <w:multiLevelType w:val="multilevel"/>
    <w:tmpl w:val="34AA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440E2A2"/>
    <w:multiLevelType w:val="hybridMultilevel"/>
    <w:tmpl w:val="29ECA598"/>
    <w:lvl w:ilvl="0" w:tplc="352C4B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02DE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685F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48FB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1E7C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54B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2E08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82D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E696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A4437A"/>
    <w:multiLevelType w:val="hybridMultilevel"/>
    <w:tmpl w:val="ABC66C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C4C456E"/>
    <w:multiLevelType w:val="hybridMultilevel"/>
    <w:tmpl w:val="99586D4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7EB7D201"/>
    <w:multiLevelType w:val="hybridMultilevel"/>
    <w:tmpl w:val="829E5E50"/>
    <w:lvl w:ilvl="0" w:tplc="C122D8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DAA4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AE92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C4A7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768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2457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E0FC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503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801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1201579">
    <w:abstractNumId w:val="23"/>
  </w:num>
  <w:num w:numId="2" w16cid:durableId="137039108">
    <w:abstractNumId w:val="26"/>
  </w:num>
  <w:num w:numId="3" w16cid:durableId="1746803108">
    <w:abstractNumId w:val="24"/>
  </w:num>
  <w:num w:numId="4" w16cid:durableId="9875898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8602675">
    <w:abstractNumId w:val="20"/>
  </w:num>
  <w:num w:numId="6" w16cid:durableId="1938324279">
    <w:abstractNumId w:val="12"/>
  </w:num>
  <w:num w:numId="7" w16cid:durableId="1312712103">
    <w:abstractNumId w:val="17"/>
  </w:num>
  <w:num w:numId="8" w16cid:durableId="321547182">
    <w:abstractNumId w:val="9"/>
  </w:num>
  <w:num w:numId="9" w16cid:durableId="1940796533">
    <w:abstractNumId w:val="17"/>
  </w:num>
  <w:num w:numId="10" w16cid:durableId="169413771">
    <w:abstractNumId w:val="17"/>
  </w:num>
  <w:num w:numId="11" w16cid:durableId="1149518685">
    <w:abstractNumId w:val="17"/>
  </w:num>
  <w:num w:numId="12" w16cid:durableId="762382961">
    <w:abstractNumId w:val="17"/>
  </w:num>
  <w:num w:numId="13" w16cid:durableId="1836023748">
    <w:abstractNumId w:val="17"/>
  </w:num>
  <w:num w:numId="14" w16cid:durableId="1332485100">
    <w:abstractNumId w:val="12"/>
    <w:lvlOverride w:ilvl="0">
      <w:startOverride w:val="1"/>
    </w:lvlOverride>
  </w:num>
  <w:num w:numId="15" w16cid:durableId="1636521313">
    <w:abstractNumId w:val="15"/>
  </w:num>
  <w:num w:numId="16" w16cid:durableId="1021593899">
    <w:abstractNumId w:val="16"/>
  </w:num>
  <w:num w:numId="17" w16cid:durableId="1520506868">
    <w:abstractNumId w:val="14"/>
  </w:num>
  <w:num w:numId="18" w16cid:durableId="234901896">
    <w:abstractNumId w:val="11"/>
  </w:num>
  <w:num w:numId="19" w16cid:durableId="273828549">
    <w:abstractNumId w:val="19"/>
  </w:num>
  <w:num w:numId="20" w16cid:durableId="239290886">
    <w:abstractNumId w:val="8"/>
  </w:num>
  <w:num w:numId="21" w16cid:durableId="1130705859">
    <w:abstractNumId w:val="6"/>
  </w:num>
  <w:num w:numId="22" w16cid:durableId="1131285302">
    <w:abstractNumId w:val="5"/>
  </w:num>
  <w:num w:numId="23" w16cid:durableId="1455250715">
    <w:abstractNumId w:val="4"/>
  </w:num>
  <w:num w:numId="24" w16cid:durableId="1794903432">
    <w:abstractNumId w:val="7"/>
  </w:num>
  <w:num w:numId="25" w16cid:durableId="205678776">
    <w:abstractNumId w:val="3"/>
  </w:num>
  <w:num w:numId="26" w16cid:durableId="273294411">
    <w:abstractNumId w:val="2"/>
  </w:num>
  <w:num w:numId="27" w16cid:durableId="430052874">
    <w:abstractNumId w:val="1"/>
  </w:num>
  <w:num w:numId="28" w16cid:durableId="626742744">
    <w:abstractNumId w:val="0"/>
  </w:num>
  <w:num w:numId="29" w16cid:durableId="582228977">
    <w:abstractNumId w:val="13"/>
  </w:num>
  <w:num w:numId="30" w16cid:durableId="190997854">
    <w:abstractNumId w:val="18"/>
  </w:num>
  <w:num w:numId="31" w16cid:durableId="19149859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864180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282007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067903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651158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235335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498129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53823598">
    <w:abstractNumId w:val="25"/>
  </w:num>
  <w:num w:numId="39" w16cid:durableId="847019153">
    <w:abstractNumId w:val="10"/>
  </w:num>
  <w:num w:numId="40" w16cid:durableId="1730111933">
    <w:abstractNumId w:val="12"/>
    <w:lvlOverride w:ilvl="0">
      <w:startOverride w:val="1"/>
    </w:lvlOverride>
  </w:num>
  <w:num w:numId="41" w16cid:durableId="1990019467">
    <w:abstractNumId w:val="12"/>
    <w:lvlOverride w:ilvl="0">
      <w:startOverride w:val="1"/>
    </w:lvlOverride>
  </w:num>
  <w:num w:numId="42" w16cid:durableId="1555972105">
    <w:abstractNumId w:val="12"/>
    <w:lvlOverride w:ilvl="0">
      <w:startOverride w:val="1"/>
    </w:lvlOverride>
  </w:num>
  <w:num w:numId="43" w16cid:durableId="230891009">
    <w:abstractNumId w:val="22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278"/>
    <w:rsid w:val="00034616"/>
    <w:rsid w:val="00040DBF"/>
    <w:rsid w:val="0006063C"/>
    <w:rsid w:val="00061E57"/>
    <w:rsid w:val="00072ABD"/>
    <w:rsid w:val="00073A7C"/>
    <w:rsid w:val="000B1282"/>
    <w:rsid w:val="000B6C1D"/>
    <w:rsid w:val="000C02CA"/>
    <w:rsid w:val="000D0B6A"/>
    <w:rsid w:val="000F44D5"/>
    <w:rsid w:val="0012180C"/>
    <w:rsid w:val="0015074B"/>
    <w:rsid w:val="00172617"/>
    <w:rsid w:val="001758D8"/>
    <w:rsid w:val="001A113D"/>
    <w:rsid w:val="001D2DB7"/>
    <w:rsid w:val="001F2F61"/>
    <w:rsid w:val="001F5DCD"/>
    <w:rsid w:val="001F6703"/>
    <w:rsid w:val="0024076F"/>
    <w:rsid w:val="00255762"/>
    <w:rsid w:val="00284C30"/>
    <w:rsid w:val="0029639D"/>
    <w:rsid w:val="002A49F5"/>
    <w:rsid w:val="002C207F"/>
    <w:rsid w:val="002C2982"/>
    <w:rsid w:val="002D5AD6"/>
    <w:rsid w:val="002E5C9E"/>
    <w:rsid w:val="0030598C"/>
    <w:rsid w:val="00326F90"/>
    <w:rsid w:val="003345CD"/>
    <w:rsid w:val="00343612"/>
    <w:rsid w:val="00357237"/>
    <w:rsid w:val="00393376"/>
    <w:rsid w:val="003E548A"/>
    <w:rsid w:val="003E682D"/>
    <w:rsid w:val="00412F20"/>
    <w:rsid w:val="0043057B"/>
    <w:rsid w:val="0043456F"/>
    <w:rsid w:val="004407ED"/>
    <w:rsid w:val="0045393F"/>
    <w:rsid w:val="004C257D"/>
    <w:rsid w:val="004C39EE"/>
    <w:rsid w:val="004C7EC0"/>
    <w:rsid w:val="004D31E4"/>
    <w:rsid w:val="004D57D5"/>
    <w:rsid w:val="00502B34"/>
    <w:rsid w:val="00553968"/>
    <w:rsid w:val="005655F9"/>
    <w:rsid w:val="00571876"/>
    <w:rsid w:val="0057436B"/>
    <w:rsid w:val="00580C67"/>
    <w:rsid w:val="0059530C"/>
    <w:rsid w:val="005F38B7"/>
    <w:rsid w:val="00611651"/>
    <w:rsid w:val="00627C7C"/>
    <w:rsid w:val="006851F9"/>
    <w:rsid w:val="006A69F5"/>
    <w:rsid w:val="006C4F9E"/>
    <w:rsid w:val="00721165"/>
    <w:rsid w:val="007A78E3"/>
    <w:rsid w:val="007C444B"/>
    <w:rsid w:val="007C7BE5"/>
    <w:rsid w:val="0082400C"/>
    <w:rsid w:val="008303DA"/>
    <w:rsid w:val="00833987"/>
    <w:rsid w:val="00845D09"/>
    <w:rsid w:val="008465B4"/>
    <w:rsid w:val="008731E8"/>
    <w:rsid w:val="008C3672"/>
    <w:rsid w:val="008D005A"/>
    <w:rsid w:val="00907F4F"/>
    <w:rsid w:val="00920314"/>
    <w:rsid w:val="00937B92"/>
    <w:rsid w:val="00943382"/>
    <w:rsid w:val="009B74C3"/>
    <w:rsid w:val="009C4060"/>
    <w:rsid w:val="00A004D1"/>
    <w:rsid w:val="00A15F0C"/>
    <w:rsid w:val="00A2248F"/>
    <w:rsid w:val="00A61803"/>
    <w:rsid w:val="00A71560"/>
    <w:rsid w:val="00A93C80"/>
    <w:rsid w:val="00AA1D8D"/>
    <w:rsid w:val="00AD3890"/>
    <w:rsid w:val="00AE7BCF"/>
    <w:rsid w:val="00B126F8"/>
    <w:rsid w:val="00B15BE4"/>
    <w:rsid w:val="00B47730"/>
    <w:rsid w:val="00B56BD3"/>
    <w:rsid w:val="00B80A9B"/>
    <w:rsid w:val="00BA7C69"/>
    <w:rsid w:val="00BE1614"/>
    <w:rsid w:val="00C040EB"/>
    <w:rsid w:val="00C14BB1"/>
    <w:rsid w:val="00C221BB"/>
    <w:rsid w:val="00C34F27"/>
    <w:rsid w:val="00C43D10"/>
    <w:rsid w:val="00C701B5"/>
    <w:rsid w:val="00CB0664"/>
    <w:rsid w:val="00CB24C6"/>
    <w:rsid w:val="00CE6A59"/>
    <w:rsid w:val="00CF5268"/>
    <w:rsid w:val="00CF5F86"/>
    <w:rsid w:val="00CF6116"/>
    <w:rsid w:val="00D41ED5"/>
    <w:rsid w:val="00D45A77"/>
    <w:rsid w:val="00D67386"/>
    <w:rsid w:val="00DA774D"/>
    <w:rsid w:val="00DB3ED2"/>
    <w:rsid w:val="00DD66AF"/>
    <w:rsid w:val="00E0355E"/>
    <w:rsid w:val="00E456C1"/>
    <w:rsid w:val="00E72E13"/>
    <w:rsid w:val="00E75CAF"/>
    <w:rsid w:val="00E7754E"/>
    <w:rsid w:val="00E7786A"/>
    <w:rsid w:val="00EB35B3"/>
    <w:rsid w:val="00EB429D"/>
    <w:rsid w:val="00EB6805"/>
    <w:rsid w:val="00EE57AB"/>
    <w:rsid w:val="00EF47B3"/>
    <w:rsid w:val="00F1B975"/>
    <w:rsid w:val="00F325C9"/>
    <w:rsid w:val="00F541FE"/>
    <w:rsid w:val="00F56F7C"/>
    <w:rsid w:val="00F571DE"/>
    <w:rsid w:val="00F71B0F"/>
    <w:rsid w:val="00F76E07"/>
    <w:rsid w:val="00F82274"/>
    <w:rsid w:val="00F8597E"/>
    <w:rsid w:val="00FC693F"/>
    <w:rsid w:val="00FF65EE"/>
    <w:rsid w:val="0156DF3B"/>
    <w:rsid w:val="021CA5E1"/>
    <w:rsid w:val="0220BA71"/>
    <w:rsid w:val="0262F202"/>
    <w:rsid w:val="047D13B2"/>
    <w:rsid w:val="05154701"/>
    <w:rsid w:val="0564414E"/>
    <w:rsid w:val="05CDC2B5"/>
    <w:rsid w:val="07D6D791"/>
    <w:rsid w:val="08B1DCB0"/>
    <w:rsid w:val="091724A6"/>
    <w:rsid w:val="093AE14A"/>
    <w:rsid w:val="0AC578BA"/>
    <w:rsid w:val="0B3F2B7A"/>
    <w:rsid w:val="0B8DF791"/>
    <w:rsid w:val="0C42FB19"/>
    <w:rsid w:val="0CA0C061"/>
    <w:rsid w:val="0CD39A01"/>
    <w:rsid w:val="0DEA96A9"/>
    <w:rsid w:val="0E1464F8"/>
    <w:rsid w:val="0E352EFD"/>
    <w:rsid w:val="0E493E03"/>
    <w:rsid w:val="0EE49DE4"/>
    <w:rsid w:val="0FB24E1D"/>
    <w:rsid w:val="1033D420"/>
    <w:rsid w:val="11822734"/>
    <w:rsid w:val="120E56F1"/>
    <w:rsid w:val="125855BF"/>
    <w:rsid w:val="12A8D848"/>
    <w:rsid w:val="138E08F1"/>
    <w:rsid w:val="140584EB"/>
    <w:rsid w:val="178CDFEC"/>
    <w:rsid w:val="17B68E55"/>
    <w:rsid w:val="17EF368F"/>
    <w:rsid w:val="1938DF86"/>
    <w:rsid w:val="197AD185"/>
    <w:rsid w:val="198834FD"/>
    <w:rsid w:val="1A593C66"/>
    <w:rsid w:val="1B185C97"/>
    <w:rsid w:val="1B2FA037"/>
    <w:rsid w:val="1C0B04C0"/>
    <w:rsid w:val="1C737CE3"/>
    <w:rsid w:val="1D02CF83"/>
    <w:rsid w:val="1D612AD0"/>
    <w:rsid w:val="1E229F79"/>
    <w:rsid w:val="1E24DF89"/>
    <w:rsid w:val="1E96609A"/>
    <w:rsid w:val="1F2DB560"/>
    <w:rsid w:val="1F5C26A3"/>
    <w:rsid w:val="1FA05819"/>
    <w:rsid w:val="209205F0"/>
    <w:rsid w:val="21A80158"/>
    <w:rsid w:val="2242573B"/>
    <w:rsid w:val="2255A8D6"/>
    <w:rsid w:val="2426D2F7"/>
    <w:rsid w:val="247544E2"/>
    <w:rsid w:val="25DE94F6"/>
    <w:rsid w:val="26122EDF"/>
    <w:rsid w:val="268BA1B4"/>
    <w:rsid w:val="26B1EBFD"/>
    <w:rsid w:val="27A70EFA"/>
    <w:rsid w:val="27C9137D"/>
    <w:rsid w:val="27DF73D0"/>
    <w:rsid w:val="27FC715E"/>
    <w:rsid w:val="28667848"/>
    <w:rsid w:val="2A8C909D"/>
    <w:rsid w:val="2A90E6E4"/>
    <w:rsid w:val="2AC38AD6"/>
    <w:rsid w:val="2AFCADD3"/>
    <w:rsid w:val="2BD998C0"/>
    <w:rsid w:val="2C170354"/>
    <w:rsid w:val="2D10DE60"/>
    <w:rsid w:val="2D300EB5"/>
    <w:rsid w:val="2E7CD250"/>
    <w:rsid w:val="2E814DB3"/>
    <w:rsid w:val="2E819667"/>
    <w:rsid w:val="2E8EE96F"/>
    <w:rsid w:val="2EBFDB0C"/>
    <w:rsid w:val="2ED02BAC"/>
    <w:rsid w:val="2F21B891"/>
    <w:rsid w:val="2FAAC6F3"/>
    <w:rsid w:val="2FE8E0E6"/>
    <w:rsid w:val="30756F3A"/>
    <w:rsid w:val="30A91987"/>
    <w:rsid w:val="30B466D0"/>
    <w:rsid w:val="31531949"/>
    <w:rsid w:val="32065645"/>
    <w:rsid w:val="33F0D049"/>
    <w:rsid w:val="348FE37D"/>
    <w:rsid w:val="35234BAC"/>
    <w:rsid w:val="358FA735"/>
    <w:rsid w:val="35B6A192"/>
    <w:rsid w:val="36229D95"/>
    <w:rsid w:val="367A7391"/>
    <w:rsid w:val="3738A288"/>
    <w:rsid w:val="3884E994"/>
    <w:rsid w:val="38BAF124"/>
    <w:rsid w:val="3932BCFA"/>
    <w:rsid w:val="3936182A"/>
    <w:rsid w:val="39703128"/>
    <w:rsid w:val="399E6B2A"/>
    <w:rsid w:val="39CC0BF0"/>
    <w:rsid w:val="3AA4CA91"/>
    <w:rsid w:val="3AA8F19F"/>
    <w:rsid w:val="3BADB72C"/>
    <w:rsid w:val="3D46B0BA"/>
    <w:rsid w:val="3DD76FE9"/>
    <w:rsid w:val="3E5D081A"/>
    <w:rsid w:val="3EFA3E50"/>
    <w:rsid w:val="3EFB698C"/>
    <w:rsid w:val="3F1E2ECC"/>
    <w:rsid w:val="3F331BD8"/>
    <w:rsid w:val="3FFA0214"/>
    <w:rsid w:val="4059ACBA"/>
    <w:rsid w:val="4105BE61"/>
    <w:rsid w:val="413F8B76"/>
    <w:rsid w:val="426BD5BB"/>
    <w:rsid w:val="43E5F47F"/>
    <w:rsid w:val="44D90182"/>
    <w:rsid w:val="44F57F90"/>
    <w:rsid w:val="458161C5"/>
    <w:rsid w:val="45E98E65"/>
    <w:rsid w:val="45EB7F1C"/>
    <w:rsid w:val="46277913"/>
    <w:rsid w:val="46D0C788"/>
    <w:rsid w:val="4700F629"/>
    <w:rsid w:val="48B5DB5E"/>
    <w:rsid w:val="48D229DC"/>
    <w:rsid w:val="48F7BDC4"/>
    <w:rsid w:val="49309823"/>
    <w:rsid w:val="498AFAFA"/>
    <w:rsid w:val="49B792FB"/>
    <w:rsid w:val="4A492754"/>
    <w:rsid w:val="4A6EFA06"/>
    <w:rsid w:val="4D74DCB7"/>
    <w:rsid w:val="4D7B2DF6"/>
    <w:rsid w:val="4DA6257D"/>
    <w:rsid w:val="4DF08DF4"/>
    <w:rsid w:val="4EDE36CD"/>
    <w:rsid w:val="5035F00F"/>
    <w:rsid w:val="509BCE44"/>
    <w:rsid w:val="50C38075"/>
    <w:rsid w:val="517654FC"/>
    <w:rsid w:val="51A4C5BF"/>
    <w:rsid w:val="51B18726"/>
    <w:rsid w:val="51C969E6"/>
    <w:rsid w:val="51DBDD4C"/>
    <w:rsid w:val="52136A29"/>
    <w:rsid w:val="5293D62C"/>
    <w:rsid w:val="52D34C73"/>
    <w:rsid w:val="5384A127"/>
    <w:rsid w:val="53909274"/>
    <w:rsid w:val="54422D13"/>
    <w:rsid w:val="545E4A76"/>
    <w:rsid w:val="546ADECA"/>
    <w:rsid w:val="54DCB983"/>
    <w:rsid w:val="5581A862"/>
    <w:rsid w:val="572A874E"/>
    <w:rsid w:val="578C1F5F"/>
    <w:rsid w:val="581B34C7"/>
    <w:rsid w:val="587E9C15"/>
    <w:rsid w:val="5A0D8877"/>
    <w:rsid w:val="5C93EA32"/>
    <w:rsid w:val="5CDDBACA"/>
    <w:rsid w:val="5D52921D"/>
    <w:rsid w:val="5F863311"/>
    <w:rsid w:val="62D43095"/>
    <w:rsid w:val="63987B2C"/>
    <w:rsid w:val="6403B140"/>
    <w:rsid w:val="642D3AA6"/>
    <w:rsid w:val="64696832"/>
    <w:rsid w:val="6532AE76"/>
    <w:rsid w:val="653B4116"/>
    <w:rsid w:val="655F8D37"/>
    <w:rsid w:val="67DCD45C"/>
    <w:rsid w:val="68261E0D"/>
    <w:rsid w:val="6927D540"/>
    <w:rsid w:val="69282C6F"/>
    <w:rsid w:val="696EB32F"/>
    <w:rsid w:val="69722A5C"/>
    <w:rsid w:val="6980DCFE"/>
    <w:rsid w:val="6985F1F0"/>
    <w:rsid w:val="6986D003"/>
    <w:rsid w:val="6AF5D197"/>
    <w:rsid w:val="6C07689B"/>
    <w:rsid w:val="6D445B1E"/>
    <w:rsid w:val="6DDE6D2F"/>
    <w:rsid w:val="6E6A9E89"/>
    <w:rsid w:val="6EB113A8"/>
    <w:rsid w:val="6F28EC4D"/>
    <w:rsid w:val="6F2C0BB4"/>
    <w:rsid w:val="6FB22E48"/>
    <w:rsid w:val="7007AEEA"/>
    <w:rsid w:val="70559C0A"/>
    <w:rsid w:val="70B66FEC"/>
    <w:rsid w:val="70FFF927"/>
    <w:rsid w:val="71281CBC"/>
    <w:rsid w:val="71DE63CA"/>
    <w:rsid w:val="73092EDF"/>
    <w:rsid w:val="732B1CE3"/>
    <w:rsid w:val="737CA044"/>
    <w:rsid w:val="739A1194"/>
    <w:rsid w:val="73F1E4E0"/>
    <w:rsid w:val="74185809"/>
    <w:rsid w:val="741A1EC5"/>
    <w:rsid w:val="75A40D82"/>
    <w:rsid w:val="75CD00B5"/>
    <w:rsid w:val="75D95509"/>
    <w:rsid w:val="7686D2F9"/>
    <w:rsid w:val="769CE9BA"/>
    <w:rsid w:val="76C56A01"/>
    <w:rsid w:val="7759113A"/>
    <w:rsid w:val="777AF62B"/>
    <w:rsid w:val="77848FB0"/>
    <w:rsid w:val="77C4A0BB"/>
    <w:rsid w:val="7A311E4C"/>
    <w:rsid w:val="7C0C2423"/>
    <w:rsid w:val="7C8C0227"/>
    <w:rsid w:val="7C92D4DD"/>
    <w:rsid w:val="7CA3A720"/>
    <w:rsid w:val="7CDF5FD7"/>
    <w:rsid w:val="7DE21499"/>
    <w:rsid w:val="7EFDAF92"/>
    <w:rsid w:val="7F9FA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64811"/>
  <w14:defaultImageDpi w14:val="300"/>
  <w15:docId w15:val="{5B143026-459C-47A0-A53F-A8A331A98F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5" w:uiPriority="45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4-Normal"/>
    <w:qFormat/>
    <w:rsid w:val="00EB429D"/>
    <w:pPr>
      <w:spacing w:after="240"/>
      <w:ind w:left="360"/>
      <w:contextualSpacing/>
    </w:pPr>
    <w:rPr>
      <w:rFonts w:ascii="Arial" w:hAnsi="Arial" w:cs="Arial"/>
      <w:color w:val="0A2F46" w:themeColor="text1"/>
    </w:rPr>
  </w:style>
  <w:style w:type="paragraph" w:styleId="Heading1">
    <w:name w:val="heading 1"/>
    <w:basedOn w:val="Normal"/>
    <w:link w:val="Heading1Char"/>
    <w:uiPriority w:val="9"/>
    <w:rsid w:val="00EB429D"/>
    <w:pPr>
      <w:numPr>
        <w:numId w:val="4"/>
      </w:numPr>
      <w:spacing w:before="100" w:beforeAutospacing="1" w:after="100" w:afterAutospacing="1"/>
      <w:outlineLvl w:val="0"/>
    </w:pPr>
    <w:rPr>
      <w:rFonts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rsid w:val="00EB429D"/>
    <w:pPr>
      <w:numPr>
        <w:ilvl w:val="1"/>
        <w:numId w:val="4"/>
      </w:numPr>
      <w:spacing w:before="100" w:beforeAutospacing="1" w:after="100" w:afterAutospacing="1"/>
      <w:outlineLvl w:val="1"/>
    </w:pPr>
    <w:rPr>
      <w:rFonts w:cstheme="majorBid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rsid w:val="00EB429D"/>
    <w:pPr>
      <w:numPr>
        <w:ilvl w:val="2"/>
        <w:numId w:val="4"/>
      </w:numPr>
      <w:spacing w:before="100" w:beforeAutospacing="1" w:after="100" w:afterAutospacing="1"/>
      <w:outlineLvl w:val="2"/>
    </w:pPr>
    <w:rPr>
      <w:rFonts w:cstheme="majorBidi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semiHidden/>
    <w:unhideWhenUsed/>
    <w:rsid w:val="00EB429D"/>
    <w:pPr>
      <w:numPr>
        <w:ilvl w:val="3"/>
        <w:numId w:val="4"/>
      </w:num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9D"/>
    <w:pPr>
      <w:keepNext/>
      <w:keepLines/>
      <w:numPr>
        <w:ilvl w:val="4"/>
        <w:numId w:val="4"/>
      </w:numPr>
      <w:spacing w:before="80" w:after="40"/>
      <w:outlineLvl w:val="4"/>
    </w:pPr>
    <w:rPr>
      <w:rFonts w:asciiTheme="minorHAnsi" w:hAnsiTheme="minorHAnsi" w:eastAsiaTheme="majorEastAsia" w:cstheme="majorBidi"/>
      <w:color w:val="BF48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9D"/>
    <w:pPr>
      <w:keepNext/>
      <w:keepLines/>
      <w:numPr>
        <w:ilvl w:val="5"/>
        <w:numId w:val="4"/>
      </w:numPr>
      <w:spacing w:before="40"/>
      <w:outlineLvl w:val="5"/>
    </w:pPr>
    <w:rPr>
      <w:rFonts w:asciiTheme="minorHAnsi" w:hAnsiTheme="minorHAnsi" w:eastAsiaTheme="majorEastAsia" w:cstheme="majorBidi"/>
      <w:i/>
      <w:iCs/>
      <w:color w:val="1C86C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9D"/>
    <w:pPr>
      <w:keepNext/>
      <w:keepLines/>
      <w:numPr>
        <w:ilvl w:val="6"/>
        <w:numId w:val="4"/>
      </w:numPr>
      <w:spacing w:before="40"/>
      <w:outlineLvl w:val="6"/>
    </w:pPr>
    <w:rPr>
      <w:rFonts w:asciiTheme="minorHAnsi" w:hAnsiTheme="minorHAnsi" w:eastAsiaTheme="majorEastAsia" w:cstheme="majorBidi"/>
      <w:color w:val="1C86C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9D"/>
    <w:pPr>
      <w:keepNext/>
      <w:keepLines/>
      <w:numPr>
        <w:ilvl w:val="7"/>
        <w:numId w:val="4"/>
      </w:numPr>
      <w:outlineLvl w:val="7"/>
    </w:pPr>
    <w:rPr>
      <w:rFonts w:asciiTheme="minorHAnsi" w:hAnsiTheme="minorHAnsi" w:eastAsiaTheme="majorEastAsia" w:cstheme="majorBidi"/>
      <w:i/>
      <w:iCs/>
      <w:color w:val="12557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9D"/>
    <w:pPr>
      <w:keepNext/>
      <w:keepLines/>
      <w:numPr>
        <w:ilvl w:val="8"/>
        <w:numId w:val="4"/>
      </w:numPr>
      <w:outlineLvl w:val="8"/>
    </w:pPr>
    <w:rPr>
      <w:rFonts w:asciiTheme="minorHAnsi" w:hAnsiTheme="minorHAnsi" w:eastAsiaTheme="majorEastAsia" w:cstheme="majorBidi"/>
      <w:color w:val="12557F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EB429D"/>
    <w:pPr>
      <w:numPr>
        <w:numId w:val="8"/>
      </w:numPr>
    </w:pPr>
  </w:style>
  <w:style w:type="paragraph" w:styleId="1-Header1" w:customStyle="1">
    <w:name w:val="1-Header 1"/>
    <w:basedOn w:val="ListParagraph"/>
    <w:uiPriority w:val="99"/>
    <w:qFormat/>
    <w:rsid w:val="00EB429D"/>
    <w:pPr>
      <w:numPr>
        <w:numId w:val="5"/>
      </w:numPr>
    </w:pPr>
    <w:rPr>
      <w:b/>
      <w:bCs/>
      <w:sz w:val="32"/>
      <w:szCs w:val="32"/>
    </w:rPr>
  </w:style>
  <w:style w:type="paragraph" w:styleId="2-Header2" w:customStyle="1">
    <w:name w:val="2-Header 2"/>
    <w:basedOn w:val="Heading2"/>
    <w:uiPriority w:val="99"/>
    <w:qFormat/>
    <w:rsid w:val="00EB429D"/>
    <w:pPr>
      <w:numPr>
        <w:ilvl w:val="0"/>
        <w:numId w:val="6"/>
      </w:numPr>
      <w:spacing w:beforeAutospacing="0" w:afterAutospacing="0"/>
    </w:pPr>
    <w:rPr>
      <w:rFonts w:eastAsia="Times New Roman" w:cs="Arial"/>
      <w:color w:val="FF6100" w:themeColor="accent1"/>
      <w:sz w:val="22"/>
      <w:szCs w:val="22"/>
    </w:rPr>
  </w:style>
  <w:style w:type="paragraph" w:styleId="10-RunbookTOC" w:customStyle="1">
    <w:name w:val="10-Runbook TOC"/>
    <w:basedOn w:val="2-Header2"/>
    <w:uiPriority w:val="99"/>
    <w:rsid w:val="00EB429D"/>
    <w:pPr>
      <w:numPr>
        <w:numId w:val="0"/>
      </w:numPr>
      <w:ind w:left="720"/>
    </w:pPr>
    <w:rPr>
      <w:color w:val="0A2F46" w:themeColor="text1"/>
    </w:rPr>
  </w:style>
  <w:style w:type="paragraph" w:styleId="3-Header3" w:customStyle="1">
    <w:name w:val="3-Header 3"/>
    <w:basedOn w:val="2-Header2"/>
    <w:uiPriority w:val="99"/>
    <w:qFormat/>
    <w:rsid w:val="00EB429D"/>
    <w:pPr>
      <w:numPr>
        <w:numId w:val="7"/>
      </w:numPr>
    </w:pPr>
    <w:rPr>
      <w:color w:val="0A2F46" w:themeColor="text1"/>
    </w:rPr>
  </w:style>
  <w:style w:type="character" w:styleId="Heading1Char" w:customStyle="1">
    <w:name w:val="Heading 1 Char"/>
    <w:basedOn w:val="DefaultParagraphFont"/>
    <w:link w:val="Heading1"/>
    <w:uiPriority w:val="9"/>
    <w:rsid w:val="00EB429D"/>
    <w:rPr>
      <w:rFonts w:ascii="Arial" w:hAnsi="Arial" w:cstheme="majorBidi"/>
      <w:b/>
      <w:bCs/>
      <w:color w:val="0A2F46" w:themeColor="text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EB429D"/>
    <w:rPr>
      <w:rFonts w:ascii="Arial" w:hAnsi="Arial" w:cstheme="majorBidi"/>
      <w:b/>
      <w:bCs/>
      <w:color w:val="0A2F46" w:themeColor="text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EB429D"/>
    <w:rPr>
      <w:rFonts w:ascii="Arial" w:hAnsi="Arial" w:cstheme="majorBidi"/>
      <w:b/>
      <w:bCs/>
      <w:color w:val="0A2F46" w:themeColor="text1"/>
      <w:sz w:val="27"/>
      <w:szCs w:val="27"/>
    </w:rPr>
  </w:style>
  <w:style w:type="paragraph" w:styleId="5-NormalwithBulletedList" w:customStyle="1">
    <w:name w:val="5-Normal with Bulleted List"/>
    <w:basedOn w:val="ListParagraph"/>
    <w:uiPriority w:val="99"/>
    <w:qFormat/>
    <w:rsid w:val="00EB429D"/>
    <w:pPr>
      <w:spacing w:line="240" w:lineRule="auto"/>
    </w:pPr>
  </w:style>
  <w:style w:type="paragraph" w:styleId="6-CoverTitle" w:customStyle="1">
    <w:name w:val="6-Cover Title"/>
    <w:basedOn w:val="Normal"/>
    <w:uiPriority w:val="99"/>
    <w:qFormat/>
    <w:rsid w:val="00EB429D"/>
    <w:rPr>
      <w:noProof/>
      <w:color w:val="FFFFFF" w:themeColor="background1"/>
      <w:sz w:val="100"/>
      <w:szCs w:val="100"/>
    </w:rPr>
  </w:style>
  <w:style w:type="paragraph" w:styleId="7-CoverAppName" w:customStyle="1">
    <w:name w:val="7-Cover App Name"/>
    <w:basedOn w:val="6-CoverTitle"/>
    <w:uiPriority w:val="99"/>
    <w:qFormat/>
    <w:rsid w:val="00EB429D"/>
    <w:pPr>
      <w:spacing w:after="120"/>
    </w:pPr>
    <w:rPr>
      <w:b/>
      <w:bCs/>
      <w:color w:val="FF6100" w:themeColor="accent1"/>
      <w:sz w:val="28"/>
      <w:szCs w:val="28"/>
    </w:rPr>
  </w:style>
  <w:style w:type="paragraph" w:styleId="8-CoverRunbookInfo" w:customStyle="1">
    <w:name w:val="8-Cover Runbook Info"/>
    <w:basedOn w:val="6-CoverTitle"/>
    <w:uiPriority w:val="99"/>
    <w:qFormat/>
    <w:rsid w:val="00EB429D"/>
    <w:pPr>
      <w:spacing w:after="120"/>
    </w:pPr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B429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B429D"/>
    <w:rPr>
      <w:rFonts w:ascii="Arial" w:hAnsi="Arial" w:cs="Arial"/>
      <w:color w:val="0A2F46" w:themeColor="text1"/>
    </w:rPr>
  </w:style>
  <w:style w:type="paragraph" w:styleId="9-Footer" w:customStyle="1">
    <w:name w:val="9-Footer"/>
    <w:basedOn w:val="Footer"/>
    <w:uiPriority w:val="99"/>
    <w:qFormat/>
    <w:rsid w:val="00EB429D"/>
    <w:rPr>
      <w:color w:val="808080" w:themeColor="background1" w:themeShade="80"/>
    </w:rPr>
  </w:style>
  <w:style w:type="character" w:styleId="CommentReference">
    <w:name w:val="annotation reference"/>
    <w:basedOn w:val="DefaultParagraphFont"/>
    <w:uiPriority w:val="99"/>
    <w:semiHidden/>
    <w:unhideWhenUsed/>
    <w:rsid w:val="00EB42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429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B429D"/>
    <w:rPr>
      <w:rFonts w:ascii="Arial" w:hAnsi="Arial" w:cs="Arial"/>
      <w:color w:val="0A2F46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429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B429D"/>
    <w:rPr>
      <w:rFonts w:ascii="Arial" w:hAnsi="Arial" w:cs="Arial"/>
      <w:b/>
      <w:bCs/>
      <w:color w:val="0A2F46" w:themeColor="text1"/>
      <w:sz w:val="20"/>
      <w:szCs w:val="20"/>
    </w:rPr>
  </w:style>
  <w:style w:type="character" w:styleId="Emphasis">
    <w:name w:val="Emphasis"/>
    <w:basedOn w:val="DefaultParagraphFont"/>
    <w:uiPriority w:val="20"/>
    <w:rsid w:val="00EB429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B429D"/>
    <w:rPr>
      <w:color w:val="5859E9" w:themeColor="followedHyperlink"/>
      <w:u w:val="single"/>
    </w:rPr>
  </w:style>
  <w:style w:type="table" w:styleId="GridTable1Light">
    <w:name w:val="Grid Table 1 Light"/>
    <w:basedOn w:val="TableNormal"/>
    <w:uiPriority w:val="46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color="68B7E9" w:themeColor="text1" w:themeTint="66" w:sz="4" w:space="0"/>
        <w:left w:val="single" w:color="68B7E9" w:themeColor="text1" w:themeTint="66" w:sz="4" w:space="0"/>
        <w:bottom w:val="single" w:color="68B7E9" w:themeColor="text1" w:themeTint="66" w:sz="4" w:space="0"/>
        <w:right w:val="single" w:color="68B7E9" w:themeColor="text1" w:themeTint="66" w:sz="4" w:space="0"/>
        <w:insideH w:val="single" w:color="68B7E9" w:themeColor="text1" w:themeTint="66" w:sz="4" w:space="0"/>
        <w:insideV w:val="single" w:color="68B7E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1F93DC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1F93DC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color="FFBF99" w:themeColor="accent1" w:themeTint="66" w:sz="4" w:space="0"/>
        <w:left w:val="single" w:color="FFBF99" w:themeColor="accent1" w:themeTint="66" w:sz="4" w:space="0"/>
        <w:bottom w:val="single" w:color="FFBF99" w:themeColor="accent1" w:themeTint="66" w:sz="4" w:space="0"/>
        <w:right w:val="single" w:color="FFBF99" w:themeColor="accent1" w:themeTint="66" w:sz="4" w:space="0"/>
        <w:insideH w:val="single" w:color="FFBF99" w:themeColor="accent1" w:themeTint="66" w:sz="4" w:space="0"/>
        <w:insideV w:val="single" w:color="FFBF99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A066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066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B429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B429D"/>
    <w:rPr>
      <w:rFonts w:ascii="Arial" w:hAnsi="Arial" w:cs="Arial"/>
      <w:color w:val="0A2F46" w:themeColor="text1"/>
    </w:rPr>
  </w:style>
  <w:style w:type="character" w:styleId="HTMLCode">
    <w:name w:val="HTML Code"/>
    <w:basedOn w:val="DefaultParagraphFont"/>
    <w:uiPriority w:val="99"/>
    <w:semiHidden/>
    <w:unhideWhenUsed/>
    <w:rsid w:val="00EB429D"/>
    <w:rPr>
      <w:rFonts w:hint="default" w:ascii="Courier New" w:hAnsi="Courier New" w:cs="Courier New" w:eastAsiaTheme="minorEastAs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429D"/>
    <w:rPr>
      <w:color w:val="5859E9" w:themeColor="hyperlink"/>
      <w:u w:val="single"/>
    </w:rPr>
  </w:style>
  <w:style w:type="character" w:styleId="IntenseEmphasis">
    <w:name w:val="Intense Emphasis"/>
    <w:basedOn w:val="DefaultParagraphFont"/>
    <w:uiPriority w:val="21"/>
    <w:rsid w:val="00EB429D"/>
    <w:rPr>
      <w:i/>
      <w:iCs/>
      <w:color w:val="BF4800" w:themeColor="accent1" w:themeShade="BF"/>
    </w:rPr>
  </w:style>
  <w:style w:type="character" w:styleId="IntenseReference">
    <w:name w:val="Intense Reference"/>
    <w:basedOn w:val="DefaultParagraphFont"/>
    <w:uiPriority w:val="32"/>
    <w:rsid w:val="00EB429D"/>
    <w:rPr>
      <w:b/>
      <w:bCs/>
      <w:smallCaps/>
      <w:color w:val="BF4800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29D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cs="Times New Roman"/>
      <w:color w:val="auto"/>
      <w:sz w:val="24"/>
      <w:szCs w:val="24"/>
    </w:rPr>
  </w:style>
  <w:style w:type="table" w:styleId="PlainTable1">
    <w:name w:val="Plain Table 1"/>
    <w:basedOn w:val="TableNormal"/>
    <w:uiPriority w:val="41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color="42A5E4" w:themeColor="text1" w:themeTint="80" w:sz="4" w:space="0"/>
        <w:bottom w:val="single" w:color="42A5E4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42A5E4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42A5E4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42A5E4" w:themeColor="text1" w:themeTint="80" w:sz="4" w:space="0"/>
          <w:right w:val="single" w:color="42A5E4" w:themeColor="text1" w:themeTint="80" w:sz="4" w:space="0"/>
        </w:tcBorders>
      </w:tcPr>
    </w:tblStylePr>
    <w:tblStylePr w:type="band2Vert">
      <w:tblPr/>
      <w:tcPr>
        <w:tcBorders>
          <w:left w:val="single" w:color="42A5E4" w:themeColor="text1" w:themeTint="80" w:sz="4" w:space="0"/>
          <w:right w:val="single" w:color="42A5E4" w:themeColor="text1" w:themeTint="80" w:sz="4" w:space="0"/>
        </w:tcBorders>
      </w:tcPr>
    </w:tblStylePr>
    <w:tblStylePr w:type="band1Horz">
      <w:tblPr/>
      <w:tcPr>
        <w:tcBorders>
          <w:top w:val="single" w:color="42A5E4" w:themeColor="text1" w:themeTint="80" w:sz="4" w:space="0"/>
          <w:bottom w:val="single" w:color="42A5E4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color="42A5E4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42A5E4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bottom w:val="single" w:color="42A5E4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top w:val="single" w:color="42A5E4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right w:val="single" w:color="42A5E4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left w:val="single" w:color="42A5E4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eading4Char" w:customStyle="1">
    <w:name w:val="Heading 4 Char"/>
    <w:basedOn w:val="DefaultParagraphFont"/>
    <w:link w:val="Heading4"/>
    <w:uiPriority w:val="9"/>
    <w:semiHidden/>
    <w:rsid w:val="00EB429D"/>
    <w:rPr>
      <w:rFonts w:ascii="Arial" w:hAnsi="Arial" w:cs="Arial"/>
      <w:b/>
      <w:bCs/>
      <w:color w:val="0A2F46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429D"/>
    <w:rPr>
      <w:rFonts w:eastAsiaTheme="majorEastAsia" w:cstheme="majorBidi"/>
      <w:color w:val="BF4800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429D"/>
    <w:rPr>
      <w:rFonts w:eastAsiaTheme="majorEastAsia" w:cstheme="majorBidi"/>
      <w:i/>
      <w:iCs/>
      <w:color w:val="1C86C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429D"/>
    <w:rPr>
      <w:rFonts w:eastAsiaTheme="majorEastAsia" w:cstheme="majorBidi"/>
      <w:color w:val="1C86C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429D"/>
    <w:rPr>
      <w:rFonts w:eastAsiaTheme="majorEastAsia" w:cstheme="majorBidi"/>
      <w:i/>
      <w:iCs/>
      <w:color w:val="12557F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429D"/>
    <w:rPr>
      <w:rFonts w:eastAsiaTheme="majorEastAsia" w:cstheme="majorBidi"/>
      <w:color w:val="12557F" w:themeColor="text1" w:themeTint="D8"/>
    </w:rPr>
  </w:style>
  <w:style w:type="table" w:styleId="Runboo" w:customStyle="1">
    <w:name w:val="Runboo"/>
    <w:basedOn w:val="TableNormal"/>
    <w:uiPriority w:val="99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Ind w:w="0" w:type="nil"/>
    </w:tblPr>
    <w:tblStylePr w:type="firstRow">
      <w:rPr>
        <w:rFonts w:hint="default" w:ascii="Arial" w:hAnsi="Arial" w:cs="Arial"/>
      </w:rPr>
    </w:tblStylePr>
  </w:style>
  <w:style w:type="table" w:styleId="Runbook-Table" w:customStyle="1">
    <w:name w:val="Runbook - Table"/>
    <w:basedOn w:val="TableNormal"/>
    <w:uiPriority w:val="99"/>
    <w:rsid w:val="00EB429D"/>
    <w:pPr>
      <w:spacing w:after="0" w:line="240" w:lineRule="auto"/>
    </w:pPr>
    <w:rPr>
      <w:rFonts w:eastAsia="Times New Roman" w:cs="Times New Roman"/>
      <w:color w:val="0A2F46" w:themeColor="text1"/>
      <w:szCs w:val="20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hint="default" w:cs="Arial" w:asciiTheme="majorHAnsi" w:hAnsiTheme="majorHAnsi"/>
        <w:b/>
        <w:i w:val="0"/>
        <w:color w:val="FFFFFF" w:themeColor="background1"/>
        <w:sz w:val="22"/>
        <w:szCs w:val="22"/>
      </w:rPr>
      <w:tblPr/>
      <w:tcPr>
        <w:shd w:val="clear" w:color="auto" w:fill="0A2F46" w:themeFill="text1"/>
      </w:tcPr>
    </w:tblStylePr>
  </w:style>
  <w:style w:type="table" w:styleId="Style1" w:customStyle="1">
    <w:name w:val="Style1"/>
    <w:basedOn w:val="TableNormal"/>
    <w:uiPriority w:val="99"/>
    <w:rsid w:val="00EB429D"/>
    <w:pPr>
      <w:spacing w:after="0" w:line="240" w:lineRule="auto"/>
    </w:pPr>
    <w:rPr>
      <w:rFonts w:eastAsia="Times New Roman" w:cs="Times New Roman" w:asciiTheme="majorHAnsi" w:hAnsiTheme="majorHAnsi"/>
      <w:sz w:val="20"/>
      <w:szCs w:val="20"/>
    </w:rPr>
    <w:tblPr>
      <w:tblInd w:w="0" w:type="nil"/>
    </w:tblPr>
    <w:tcPr>
      <w:shd w:val="clear" w:color="auto" w:fill="F2F1EE" w:themeFill="background2"/>
    </w:tcPr>
    <w:tblStylePr w:type="firstRow">
      <w:rPr>
        <w:rFonts w:hint="default" w:cs="Arial" w:asciiTheme="majorHAnsi" w:hAnsiTheme="majorHAnsi"/>
        <w:b/>
      </w:rPr>
      <w:tblPr/>
      <w:tcPr>
        <w:shd w:val="clear" w:color="auto" w:fill="0A2F46" w:themeFill="text1"/>
      </w:tcPr>
    </w:tblStylePr>
  </w:style>
  <w:style w:type="paragraph" w:styleId="Subtitle">
    <w:name w:val="Subtitle"/>
    <w:basedOn w:val="Normal"/>
    <w:next w:val="Normal"/>
    <w:link w:val="SubtitleChar"/>
    <w:uiPriority w:val="11"/>
    <w:rsid w:val="00EB429D"/>
    <w:pPr>
      <w:spacing w:after="160"/>
      <w:ind w:left="0"/>
    </w:pPr>
    <w:rPr>
      <w:rFonts w:asciiTheme="minorHAnsi" w:hAnsiTheme="minorHAnsi" w:cstheme="minorBidi"/>
      <w:color w:val="1D87C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EB429D"/>
    <w:rPr>
      <w:color w:val="1D87CA" w:themeColor="text1" w:themeTint="A5"/>
      <w:spacing w:val="15"/>
    </w:rPr>
  </w:style>
  <w:style w:type="table" w:styleId="TableGrid">
    <w:name w:val="Table Grid"/>
    <w:basedOn w:val="TableNormal"/>
    <w:uiPriority w:val="39"/>
    <w:rsid w:val="00EB429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rsid w:val="00EB42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429D"/>
    <w:rPr>
      <w:rFonts w:asciiTheme="majorHAnsi" w:hAnsiTheme="majorHAnsi" w:eastAsiaTheme="majorEastAsia" w:cstheme="majorBidi"/>
      <w:color w:val="0A2F46" w:themeColor="text1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D005A"/>
    <w:pPr>
      <w:tabs>
        <w:tab w:val="left" w:pos="440"/>
        <w:tab w:val="right" w:leader="dot" w:pos="10790"/>
      </w:tabs>
      <w:spacing w:before="240" w:after="120"/>
      <w:ind w:left="0"/>
      <w:jc w:val="center"/>
    </w:pPr>
    <w:rPr>
      <w:rFonts w:asciiTheme="minorHAnsi" w:hAnsiTheme="minorHAnsi" w:cstheme="minorHAnsi"/>
      <w:b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EB429D"/>
    <w:pPr>
      <w:spacing w:before="120" w:after="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B429D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B429D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B429D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B429D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B429D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B429D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B429D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B429D"/>
    <w:pPr>
      <w:keepNext/>
      <w:keepLines/>
      <w:numPr>
        <w:numId w:val="0"/>
      </w:numPr>
      <w:spacing w:before="480" w:beforeAutospacing="0" w:after="0" w:afterAutospacing="0"/>
      <w:contextualSpacing w:val="0"/>
      <w:outlineLvl w:val="9"/>
    </w:pPr>
    <w:rPr>
      <w:rFonts w:asciiTheme="majorHAnsi" w:hAnsiTheme="majorHAnsi" w:eastAsiaTheme="majorEastAsia"/>
      <w:color w:val="BF4800" w:themeColor="accent1" w:themeShade="BF"/>
      <w:kern w:val="0"/>
      <w:sz w:val="28"/>
      <w:szCs w:val="28"/>
    </w:rPr>
  </w:style>
  <w:style w:type="paragraph" w:styleId="paragraph" w:customStyle="1">
    <w:name w:val="paragraph"/>
    <w:basedOn w:val="Normal"/>
    <w:rsid w:val="008D005A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normaltextrun" w:customStyle="1">
    <w:name w:val="normaltextrun"/>
    <w:basedOn w:val="DefaultParagraphFont"/>
    <w:rsid w:val="008D005A"/>
  </w:style>
  <w:style w:type="character" w:styleId="eop" w:customStyle="1">
    <w:name w:val="eop"/>
    <w:basedOn w:val="DefaultParagraphFont"/>
    <w:rsid w:val="008D005A"/>
  </w:style>
  <w:style w:type="character" w:styleId="scxp119691561" w:customStyle="1">
    <w:name w:val="scxp119691561"/>
    <w:basedOn w:val="DefaultParagraphFont"/>
    <w:rsid w:val="008D005A"/>
  </w:style>
  <w:style w:type="paragraph" w:styleId="Revision">
    <w:name w:val="Revision"/>
    <w:hidden/>
    <w:uiPriority w:val="99"/>
    <w:semiHidden/>
    <w:rsid w:val="00DA774D"/>
    <w:pPr>
      <w:spacing w:after="0" w:line="240" w:lineRule="auto"/>
    </w:pPr>
    <w:rPr>
      <w:rFonts w:ascii="Arial" w:hAnsi="Arial" w:cs="Arial"/>
      <w:color w:val="0A2F46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6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svg" Id="rId14" /></Relationships>
</file>

<file path=word/theme/theme1.xml><?xml version="1.0" encoding="utf-8"?>
<a:theme xmlns:a="http://schemas.openxmlformats.org/drawingml/2006/main" xmlns:thm15="http://schemas.microsoft.com/office/thememl/2012/main" name="AppDoc">
  <a:themeElements>
    <a:clrScheme name="Custom 7">
      <a:dk1>
        <a:srgbClr val="0A2F46"/>
      </a:dk1>
      <a:lt1>
        <a:srgbClr val="FFFFFF"/>
      </a:lt1>
      <a:dk2>
        <a:srgbClr val="0A2F46"/>
      </a:dk2>
      <a:lt2>
        <a:srgbClr val="F2F1EE"/>
      </a:lt2>
      <a:accent1>
        <a:srgbClr val="FF6100"/>
      </a:accent1>
      <a:accent2>
        <a:srgbClr val="B33014"/>
      </a:accent2>
      <a:accent3>
        <a:srgbClr val="5C59C6"/>
      </a:accent3>
      <a:accent4>
        <a:srgbClr val="FFC099"/>
      </a:accent4>
      <a:accent5>
        <a:srgbClr val="E1ADA1"/>
      </a:accent5>
      <a:accent6>
        <a:srgbClr val="BCBDF6"/>
      </a:accent6>
      <a:hlink>
        <a:srgbClr val="5859E9"/>
      </a:hlink>
      <a:folHlink>
        <a:srgbClr val="5859E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rtlCol="0" anchor="ctr"/>
      <a:lstStyle>
        <a:defPPr algn="ctr">
          <a:defRPr sz="1600" dirty="0" smtClean="0">
            <a:solidFill>
              <a:schemeClr val="bg1"/>
            </a:solidFill>
            <a:latin typeface="Arial" panose="020B0604020202020204" pitchFamily="34" charset="0"/>
            <a:ea typeface="Verdana" charset="0"/>
            <a:cs typeface="Arial" panose="020B060402020202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5400" cap="rnd">
          <a:solidFill>
            <a:schemeClr val="tx2"/>
          </a:solidFill>
          <a:headEnd type="none"/>
          <a:tailEnd type="none" w="med" len="med"/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rtlCol="0">
        <a:spAutoFit/>
      </a:bodyPr>
      <a:lstStyle>
        <a:defPPr marL="180975" indent="-180975" algn="l">
          <a:buClrTx/>
          <a:buFont typeface="Arial" panose="020B0604020202020204" pitchFamily="34" charset="0"/>
          <a:buChar char="•"/>
          <a:defRPr sz="1600" dirty="0" smtClean="0">
            <a:solidFill>
              <a:schemeClr val="tx2"/>
            </a:solidFill>
            <a:latin typeface="Arial" panose="020B0604020202020204" pitchFamily="34" charset="0"/>
            <a:ea typeface="Inter Light" panose="02000503000000020004" pitchFamily="2" charset="0"/>
            <a:cs typeface="Arial" panose="020B0604020202020204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Anaplan2025" id="{3B6C21E5-C0A3-7B45-8702-06613240A517}" vid="{9EB3EBC4-5D4C-464D-9616-E9290DBC65A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a93292-96be-422c-9bb6-49a5d66e42ec">
      <Terms xmlns="http://schemas.microsoft.com/office/infopath/2007/PartnerControls"/>
    </lcf76f155ced4ddcb4097134ff3c332f>
    <TaxCatchAll xmlns="1312f2c0-dda1-4b36-bf7c-5f95f82350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78E26A7DE7A4B8C551D41D40720EA" ma:contentTypeVersion="14" ma:contentTypeDescription="Create a new document." ma:contentTypeScope="" ma:versionID="4114e12e7c6499c91d768b3b0d5b0906">
  <xsd:schema xmlns:xsd="http://www.w3.org/2001/XMLSchema" xmlns:xs="http://www.w3.org/2001/XMLSchema" xmlns:p="http://schemas.microsoft.com/office/2006/metadata/properties" xmlns:ns2="c4a93292-96be-422c-9bb6-49a5d66e42ec" xmlns:ns3="1312f2c0-dda1-4b36-bf7c-5f95f823505b" targetNamespace="http://schemas.microsoft.com/office/2006/metadata/properties" ma:root="true" ma:fieldsID="fa6bb022fae5ea71495521fd550ff9f5" ns2:_="" ns3:_="">
    <xsd:import namespace="c4a93292-96be-422c-9bb6-49a5d66e42ec"/>
    <xsd:import namespace="1312f2c0-dda1-4b36-bf7c-5f95f82350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93292-96be-422c-9bb6-49a5d66e4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01811cc-c25a-4941-9f36-8ea8689508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2f2c0-dda1-4b36-bf7c-5f95f823505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23cce13-5f3b-4cca-a285-1a02e43f832e}" ma:internalName="TaxCatchAll" ma:showField="CatchAllData" ma:web="1312f2c0-dda1-4b36-bf7c-5f95f82350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171379-4568-4146-B283-E523E2468589}">
  <ds:schemaRefs>
    <ds:schemaRef ds:uri="http://schemas.microsoft.com/office/2006/metadata/properties"/>
    <ds:schemaRef ds:uri="http://schemas.microsoft.com/office/infopath/2007/PartnerControls"/>
    <ds:schemaRef ds:uri="c4a93292-96be-422c-9bb6-49a5d66e42ec"/>
    <ds:schemaRef ds:uri="1312f2c0-dda1-4b36-bf7c-5f95f823505b"/>
  </ds:schemaRefs>
</ds:datastoreItem>
</file>

<file path=customXml/itemProps2.xml><?xml version="1.0" encoding="utf-8"?>
<ds:datastoreItem xmlns:ds="http://schemas.openxmlformats.org/officeDocument/2006/customXml" ds:itemID="{C1AAC8D3-A727-48E8-A0A8-ACE79B77A241}"/>
</file>

<file path=customXml/itemProps3.xml><?xml version="1.0" encoding="utf-8"?>
<ds:datastoreItem xmlns:ds="http://schemas.openxmlformats.org/officeDocument/2006/customXml" ds:itemID="{BDC3B27E-5D11-496B-84BA-1A6D1BF90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Lara Eksi</lastModifiedBy>
  <revision>81</revision>
  <dcterms:created xsi:type="dcterms:W3CDTF">2025-06-02T19:56:00.0000000Z</dcterms:created>
  <dcterms:modified xsi:type="dcterms:W3CDTF">2026-02-12T16:27:53.9393026Z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03b7e498-78ba-4170-b460-a8d754c193f8</vt:lpwstr>
  </property>
  <property fmtid="{D5CDD505-2E9C-101B-9397-08002B2CF9AE}" pid="3" name="MediaServiceImageTags">
    <vt:lpwstr/>
  </property>
  <property fmtid="{D5CDD505-2E9C-101B-9397-08002B2CF9AE}" pid="4" name="ContentTypeId">
    <vt:lpwstr>0x0101005A178E26A7DE7A4B8C551D41D40720EA</vt:lpwstr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_activity">
    <vt:lpwstr>{"FileActivityType":"9","FileActivityTimeStamp":"2025-06-03T18:00:01.560Z","FileActivityUsersOnPage":[{"DisplayName":"Miranda Dunlap","Id":"miranda.maas@anaplan.com"},{"DisplayName":"Amarjit Gill","Id":"amarjit.gill2@anaplan.com"}],"FileActivityNavigationId":null}</vt:lpwstr>
  </property>
  <property fmtid="{D5CDD505-2E9C-101B-9397-08002B2CF9AE}" pid="8" name="TriggerFlowInfo">
    <vt:lpwstr/>
  </property>
</Properties>
</file>