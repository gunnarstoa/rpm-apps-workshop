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42FEB" w:rsidRDefault="003308DB" w14:paraId="0EE425EB" w14:textId="77777777">
      <w:r>
        <w:rPr>
          <w:noProof/>
        </w:rPr>
        <w:drawing>
          <wp:anchor distT="0" distB="0" distL="114300" distR="114300" simplePos="0" relativeHeight="251658240" behindDoc="1" locked="0" layoutInCell="1" allowOverlap="1" wp14:anchorId="517D9EB2" wp14:editId="156F9F70">
            <wp:simplePos x="0" y="0"/>
            <wp:positionH relativeFrom="column">
              <wp:posOffset>-3025140</wp:posOffset>
            </wp:positionH>
            <wp:positionV relativeFrom="paragraph">
              <wp:posOffset>-463839</wp:posOffset>
            </wp:positionV>
            <wp:extent cx="11120120" cy="10069830"/>
            <wp:effectExtent l="0" t="0" r="5080" b="1270"/>
            <wp:wrapNone/>
            <wp:docPr id="3" name="Picture 213993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99373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66" t="4939" r="159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0120" cy="1006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name="_Toc196993030" w:id="0"/>
      <w:bookmarkEnd w:id="0"/>
    </w:p>
    <w:p w:rsidR="00542FEB" w:rsidP="51C792B6" w:rsidRDefault="003308DB" w14:paraId="618F72D9" w14:textId="77777777">
      <w:pPr>
        <w:pStyle w:val="Cover-Title"/>
        <w:rPr>
          <w:color w:val="F2F1EE" w:themeColor="background2"/>
        </w:rPr>
      </w:pPr>
      <w:r>
        <w:drawing>
          <wp:anchor distT="0" distB="0" distL="114300" distR="114300" simplePos="0" relativeHeight="251658241" behindDoc="1" locked="0" layoutInCell="1" allowOverlap="1" wp14:anchorId="5B3DFEA2" wp14:editId="1A912A59">
            <wp:simplePos x="0" y="0"/>
            <wp:positionH relativeFrom="column">
              <wp:posOffset>5010785</wp:posOffset>
            </wp:positionH>
            <wp:positionV relativeFrom="paragraph">
              <wp:posOffset>7900035</wp:posOffset>
            </wp:positionV>
            <wp:extent cx="1681480" cy="640080"/>
            <wp:effectExtent l="0" t="0" r="0" b="0"/>
            <wp:wrapNone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1C792B6">
        <w:rPr>
          <w:color w:val="F2F1EE" w:themeColor="background2"/>
        </w:rPr>
        <w:t>Application Runbook</w:t>
      </w:r>
    </w:p>
    <w:p w:rsidR="00542FEB" w:rsidP="7E7509D2" w:rsidRDefault="683CB5F6" w14:paraId="5735DDCD" w14:textId="0355F47E">
      <w:pPr>
        <w:pStyle w:val="Cover-Title"/>
        <w:rPr>
          <w:b/>
          <w:bCs/>
          <w:color w:val="FF6100" w:themeColor="accent1"/>
          <w:sz w:val="44"/>
          <w:szCs w:val="44"/>
        </w:rPr>
      </w:pPr>
      <w:r w:rsidRPr="7E7509D2">
        <w:rPr>
          <w:b/>
          <w:bCs/>
          <w:color w:val="FF6100" w:themeColor="accent1"/>
          <w:sz w:val="44"/>
          <w:szCs w:val="44"/>
        </w:rPr>
        <w:t>Segmentation and Scoring</w:t>
      </w:r>
      <w:r w:rsidRPr="7E7509D2" w:rsidR="64EBB178">
        <w:rPr>
          <w:b/>
          <w:bCs/>
          <w:color w:val="FF6100" w:themeColor="accent1"/>
          <w:sz w:val="44"/>
          <w:szCs w:val="44"/>
        </w:rPr>
        <w:t xml:space="preserve"> Application</w:t>
      </w:r>
    </w:p>
    <w:p w:rsidR="00542FEB" w:rsidRDefault="00542FEB" w14:paraId="488ADBB0" w14:textId="77777777">
      <w:pPr>
        <w:pStyle w:val="Cover-Title"/>
        <w:rPr>
          <w:b/>
          <w:bCs/>
          <w:color w:val="FF6100" w:themeColor="accent1"/>
          <w:sz w:val="28"/>
          <w:szCs w:val="28"/>
        </w:rPr>
      </w:pPr>
    </w:p>
    <w:p w:rsidR="00542FEB" w:rsidRDefault="00542FEB" w14:paraId="121ABD17" w14:textId="77777777">
      <w:pPr>
        <w:pStyle w:val="Cover-Title"/>
        <w:rPr>
          <w:b/>
          <w:bCs/>
          <w:color w:val="FF6100" w:themeColor="accent1"/>
          <w:sz w:val="28"/>
          <w:szCs w:val="28"/>
        </w:rPr>
      </w:pPr>
    </w:p>
    <w:p w:rsidR="00542FEB" w:rsidRDefault="00542FEB" w14:paraId="26D4E024" w14:textId="77777777">
      <w:pPr>
        <w:rPr>
          <w:noProof/>
          <w:color w:val="FFFFFF" w:themeColor="background1"/>
        </w:rPr>
      </w:pPr>
    </w:p>
    <w:p w:rsidR="00542FEB" w:rsidRDefault="00542FEB" w14:paraId="4FA7952D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6B12BFDA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49570C99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2B8B33E8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16531B75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0D51189F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7B2A3951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1DE5C30D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12788F7C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36253FA5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4E076E3D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0E1CF713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083F5060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7FFB1663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5E96D7E9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5BE600E6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21BD700B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7B800C77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7A6B3374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7DA1DD80" w14:textId="77777777">
      <w:pPr>
        <w:ind w:left="-540" w:firstLine="900"/>
        <w:rPr>
          <w:noProof/>
          <w:color w:val="FFFFFF" w:themeColor="background1"/>
        </w:rPr>
      </w:pPr>
    </w:p>
    <w:p w:rsidR="00542FEB" w:rsidRDefault="00542FEB" w14:paraId="45BB7B26" w14:textId="77777777">
      <w:pPr>
        <w:ind w:left="-540" w:firstLine="900"/>
        <w:rPr>
          <w:noProof/>
          <w:color w:val="FFFFFF" w:themeColor="background1"/>
        </w:rPr>
      </w:pPr>
    </w:p>
    <w:p w:rsidR="00542FEB" w:rsidP="73B44C58" w:rsidRDefault="00542FEB" w14:paraId="44704030" w14:textId="77777777">
      <w:pPr>
        <w:ind w:left="-540" w:firstLine="900"/>
        <w:rPr>
          <w:noProof/>
          <w:color w:val="FFFFFF" w:themeColor="background1"/>
        </w:rPr>
      </w:pPr>
    </w:p>
    <w:p w:rsidR="00542FEB" w:rsidP="73B44C58" w:rsidRDefault="00542FEB" w14:paraId="215B540C" w14:textId="77777777">
      <w:pPr>
        <w:ind w:left="-540" w:firstLine="900"/>
        <w:rPr>
          <w:noProof/>
          <w:color w:val="FFFFFF" w:themeColor="background1"/>
        </w:rPr>
      </w:pPr>
    </w:p>
    <w:p w:rsidR="00542FEB" w:rsidP="73B44C58" w:rsidRDefault="00542FEB" w14:paraId="47B40555" w14:textId="77777777">
      <w:pPr>
        <w:ind w:left="-540" w:firstLine="900"/>
        <w:rPr>
          <w:noProof/>
          <w:color w:val="FFFFFF" w:themeColor="background1"/>
        </w:rPr>
      </w:pPr>
    </w:p>
    <w:p w:rsidR="00542FEB" w:rsidP="73B44C58" w:rsidRDefault="00542FEB" w14:paraId="603D77D3" w14:textId="77777777">
      <w:pPr>
        <w:ind w:left="-540" w:firstLine="900"/>
        <w:rPr>
          <w:noProof/>
          <w:color w:val="FFFFFF" w:themeColor="background1"/>
        </w:rPr>
      </w:pPr>
    </w:p>
    <w:p w:rsidR="00542FEB" w:rsidP="73B44C58" w:rsidRDefault="00542FEB" w14:paraId="312AD3B6" w14:textId="77777777">
      <w:pPr>
        <w:ind w:left="-540" w:firstLine="900"/>
        <w:rPr>
          <w:noProof/>
          <w:color w:val="FFFFFF" w:themeColor="background1"/>
        </w:rPr>
      </w:pPr>
    </w:p>
    <w:p w:rsidR="00542FEB" w:rsidP="62B51DA3" w:rsidRDefault="00542FEB" w14:paraId="0B45E441" w14:textId="40FAE434">
      <w:pPr>
        <w:ind w:left="-540" w:firstLine="900"/>
        <w:rPr>
          <w:noProof/>
          <w:color w:val="FFFFFF" w:themeColor="background1"/>
        </w:rPr>
      </w:pPr>
    </w:p>
    <w:p w:rsidR="00542FEB" w:rsidRDefault="00542FEB" w14:paraId="13524B3C" w14:textId="77777777">
      <w:pPr>
        <w:ind w:left="-540" w:firstLine="900"/>
        <w:rPr>
          <w:noProof/>
          <w:color w:val="FFFFFF" w:themeColor="background1"/>
        </w:rPr>
      </w:pPr>
    </w:p>
    <w:p w:rsidR="00542FEB" w:rsidRDefault="003308DB" w14:paraId="571D0A6C" w14:textId="186BBA5C">
      <w:pPr>
        <w:ind w:left="-540" w:firstLine="900"/>
        <w:rPr>
          <w:noProof/>
          <w:color w:val="FFFFFF" w:themeColor="background1"/>
        </w:rPr>
      </w:pPr>
      <w:r>
        <w:rPr>
          <w:noProof/>
          <w:color w:val="FFFFFF" w:themeColor="background1"/>
        </w:rPr>
        <w:t>Anaplan Tenant: [</w:t>
      </w:r>
      <w:r w:rsidR="00CC71D5">
        <w:rPr>
          <w:noProof/>
          <w:color w:val="FFFFFF" w:themeColor="background1"/>
        </w:rPr>
        <w:t>TENANT</w:t>
      </w:r>
      <w:r>
        <w:rPr>
          <w:noProof/>
          <w:color w:val="FFFFFF" w:themeColor="background1"/>
        </w:rPr>
        <w:t xml:space="preserve">] </w:t>
      </w:r>
    </w:p>
    <w:p w:rsidR="6BD917AC" w:rsidP="44CB6199" w:rsidRDefault="6BD917AC" w14:paraId="5C6291C0" w14:textId="00205D24">
      <w:pPr>
        <w:ind w:left="-540" w:firstLine="900"/>
        <w:rPr>
          <w:noProof/>
          <w:color w:val="FFFFFF" w:themeColor="background1"/>
        </w:rPr>
      </w:pPr>
      <w:r w:rsidRPr="696A3C71">
        <w:rPr>
          <w:noProof/>
          <w:color w:val="FFFFFF" w:themeColor="background1"/>
        </w:rPr>
        <w:t xml:space="preserve">Last Updated: </w:t>
      </w:r>
      <w:r w:rsidRPr="696A3C71" w:rsidR="77282F38">
        <w:rPr>
          <w:noProof/>
          <w:color w:val="FFFFFF" w:themeColor="background1"/>
        </w:rPr>
        <w:t>Ju</w:t>
      </w:r>
      <w:r w:rsidRPr="696A3C71" w:rsidR="55E5EC8B">
        <w:rPr>
          <w:noProof/>
          <w:color w:val="FFFFFF" w:themeColor="background1"/>
        </w:rPr>
        <w:t>ne 5</w:t>
      </w:r>
      <w:r w:rsidRPr="696A3C71" w:rsidR="77282F38">
        <w:rPr>
          <w:noProof/>
          <w:color w:val="FFFFFF" w:themeColor="background1"/>
        </w:rPr>
        <w:t xml:space="preserve">, </w:t>
      </w:r>
      <w:r w:rsidRPr="696A3C71" w:rsidR="6F0DD43A">
        <w:rPr>
          <w:noProof/>
          <w:color w:val="FFFFFF" w:themeColor="background1"/>
        </w:rPr>
        <w:t>2025</w:t>
      </w:r>
    </w:p>
    <w:p w:rsidR="5ABEA17C" w:rsidP="696A3C71" w:rsidRDefault="6A5C89BF" w14:paraId="50AD9AE8" w14:textId="313E02E2">
      <w:pPr>
        <w:ind w:left="-540" w:firstLine="900"/>
        <w:rPr>
          <w:noProof/>
          <w:color w:val="FFFFFF" w:themeColor="background1"/>
        </w:rPr>
      </w:pPr>
      <w:r w:rsidRPr="696A3C71">
        <w:rPr>
          <w:noProof/>
          <w:color w:val="FFFFFF" w:themeColor="background1"/>
        </w:rPr>
        <w:t xml:space="preserve">Application Version: </w:t>
      </w:r>
      <w:r w:rsidRPr="696A3C71" w:rsidR="6B74728E">
        <w:rPr>
          <w:noProof/>
          <w:color w:val="FFFFFF" w:themeColor="background1"/>
        </w:rPr>
        <w:t>1.1.</w:t>
      </w:r>
      <w:r w:rsidRPr="696A3C71" w:rsidR="554F691F">
        <w:rPr>
          <w:noProof/>
          <w:color w:val="FFFFFF" w:themeColor="background1"/>
        </w:rPr>
        <w:t>0</w:t>
      </w:r>
    </w:p>
    <w:p w:rsidR="00067EC4" w:rsidP="696A3C71" w:rsidRDefault="00067EC4" w14:paraId="11B3EA6D" w14:textId="26F6F79C">
      <w:pPr>
        <w:spacing w:before="240"/>
        <w:ind w:left="-540"/>
        <w:rPr>
          <w:rFonts w:eastAsia="Arial"/>
          <w:b/>
          <w:bCs/>
          <w:noProof/>
          <w:sz w:val="32"/>
          <w:szCs w:val="32"/>
        </w:rPr>
      </w:pPr>
    </w:p>
    <w:p w:rsidRPr="00AC4710" w:rsidR="00282E10" w:rsidP="00AC4710" w:rsidRDefault="00AC4710" w14:paraId="59531337" w14:textId="475ED3A5">
      <w:pPr>
        <w:jc w:val="center"/>
        <w:rPr>
          <w:b/>
          <w:bCs/>
          <w:noProof/>
          <w:color w:val="0A2F46" w:themeColor="text2"/>
          <w:sz w:val="32"/>
          <w:szCs w:val="32"/>
        </w:rPr>
      </w:pPr>
      <w:r w:rsidRPr="00AC4710">
        <w:rPr>
          <w:b/>
          <w:bCs/>
          <w:noProof/>
          <w:color w:val="0A2F46" w:themeColor="text2"/>
          <w:sz w:val="32"/>
          <w:szCs w:val="32"/>
        </w:rPr>
        <w:t>Confidentiality Notice</w:t>
      </w:r>
    </w:p>
    <w:p w:rsidR="00282E10" w:rsidP="00525D71" w:rsidRDefault="00282E10" w14:paraId="3C041BF9" w14:textId="77777777">
      <w:pPr>
        <w:rPr>
          <w:noProof/>
          <w:color w:val="FFFFFF" w:themeColor="background1"/>
        </w:rPr>
      </w:pPr>
    </w:p>
    <w:p w:rsidR="004B08BE" w:rsidP="00487629" w:rsidRDefault="004B08BE" w14:paraId="280E7575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614265F6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1A4E2770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48DA221C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1548688C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3BB1318C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3BC88F98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3A7187B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3195B2B3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187D8917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42F8B34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1031C6C7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C29A0E1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FDA8479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45462225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367BACFB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641473FC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F4DFBBF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1F24DC6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1923FE47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34A693F7" w14:textId="554C0C8F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06818DA" w14:textId="6CC73410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24810C14" w14:textId="7366B968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4722EEC6" w14:textId="060E6BA5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04132B63" w14:textId="33062226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45078A76" w14:textId="7C579341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389F6A0" w14:textId="4D987924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724A9987" w14:textId="1654F4A4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="004B08BE" w:rsidP="00487629" w:rsidRDefault="004B08BE" w14:paraId="5917B083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</w:p>
    <w:p w:rsidRPr="00525D71" w:rsidR="00282E10" w:rsidP="00487629" w:rsidRDefault="00282E10" w14:paraId="6FC08470" w14:textId="5277CD9C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  <w:r w:rsidRPr="00525D71">
        <w:rPr>
          <w:rFonts w:eastAsia="Arial"/>
          <w:b/>
          <w:bCs/>
          <w:noProof/>
          <w:sz w:val="20"/>
          <w:szCs w:val="20"/>
        </w:rPr>
        <w:t xml:space="preserve">This documentation and any related materials are provided </w:t>
      </w:r>
      <w:r w:rsidRPr="00694E37">
        <w:rPr>
          <w:rFonts w:eastAsia="Arial"/>
          <w:b/>
          <w:bCs/>
          <w:noProof/>
          <w:sz w:val="20"/>
          <w:szCs w:val="20"/>
        </w:rPr>
        <w:t>sole</w:t>
      </w:r>
      <w:proofErr w:type="spellStart"/>
      <w:r w:rsidRPr="00694E37">
        <w:rPr>
          <w:rFonts w:eastAsia="Arial"/>
          <w:b/>
          <w:bCs/>
          <w:sz w:val="20"/>
          <w:szCs w:val="20"/>
        </w:rPr>
        <w:t>ly</w:t>
      </w:r>
      <w:proofErr w:type="spellEnd"/>
      <w:r w:rsidRPr="5C0DEE35">
        <w:rPr>
          <w:rFonts w:eastAsia="Arial"/>
          <w:sz w:val="20"/>
          <w:szCs w:val="20"/>
        </w:rPr>
        <w:t xml:space="preserve"> for the use of authorized Anaplan customers who have purchased the </w:t>
      </w:r>
      <w:r w:rsidRPr="00525D71" w:rsidR="00480E59">
        <w:rPr>
          <w:rFonts w:eastAsia="Arial"/>
          <w:b/>
          <w:bCs/>
          <w:noProof/>
          <w:sz w:val="20"/>
          <w:szCs w:val="20"/>
        </w:rPr>
        <w:t xml:space="preserve">Segmentation and Scoring </w:t>
      </w:r>
      <w:r w:rsidRPr="00525D71" w:rsidR="00525D71">
        <w:rPr>
          <w:rFonts w:eastAsia="Arial"/>
          <w:b/>
          <w:bCs/>
          <w:noProof/>
          <w:sz w:val="20"/>
          <w:szCs w:val="20"/>
        </w:rPr>
        <w:t>A</w:t>
      </w:r>
      <w:r w:rsidRPr="00525D71">
        <w:rPr>
          <w:rFonts w:eastAsia="Arial"/>
          <w:b/>
          <w:bCs/>
          <w:noProof/>
          <w:sz w:val="20"/>
          <w:szCs w:val="20"/>
        </w:rPr>
        <w:t>pplication </w:t>
      </w:r>
      <w:r w:rsidRPr="00AC4710">
        <w:rPr>
          <w:rFonts w:eastAsia="Arial"/>
          <w:noProof/>
          <w:sz w:val="20"/>
          <w:szCs w:val="20"/>
        </w:rPr>
        <w:t>and are considered Anaplan proprietary information. The information contained herein is intended exclusively for the purpose of implementing the application by</w:t>
      </w:r>
      <w:r w:rsidRPr="00525D71">
        <w:rPr>
          <w:rFonts w:eastAsia="Arial"/>
          <w:b/>
          <w:bCs/>
          <w:noProof/>
          <w:sz w:val="20"/>
          <w:szCs w:val="20"/>
        </w:rPr>
        <w:t xml:space="preserve"> authorized customers. </w:t>
      </w:r>
      <w:r w:rsidRPr="00525D71">
        <w:rPr>
          <w:rFonts w:eastAsia="Arial"/>
          <w:noProof/>
          <w:sz w:val="20"/>
          <w:szCs w:val="20"/>
        </w:rPr>
        <w:t xml:space="preserve"> Any use outside of this intended purpose is strictly prohibited</w:t>
      </w:r>
      <w:r w:rsidRPr="00525D71">
        <w:rPr>
          <w:rFonts w:eastAsia="Arial"/>
          <w:b/>
          <w:bCs/>
          <w:noProof/>
          <w:sz w:val="20"/>
          <w:szCs w:val="20"/>
        </w:rPr>
        <w:t>, including but not limited to: </w:t>
      </w:r>
    </w:p>
    <w:p w:rsidRPr="00525D71" w:rsidR="00282E10" w:rsidP="00487629" w:rsidRDefault="00282E10" w14:paraId="47A59EC5" w14:textId="661C4361">
      <w:pPr>
        <w:pStyle w:val="ListParagraph"/>
        <w:numPr>
          <w:ilvl w:val="0"/>
          <w:numId w:val="24"/>
        </w:numPr>
        <w:spacing w:before="240"/>
        <w:rPr>
          <w:rFonts w:eastAsia="Arial"/>
          <w:b/>
          <w:bCs/>
          <w:noProof/>
          <w:sz w:val="20"/>
          <w:szCs w:val="20"/>
        </w:rPr>
      </w:pPr>
      <w:r w:rsidRPr="00525D71">
        <w:rPr>
          <w:rFonts w:eastAsia="Arial"/>
          <w:b/>
          <w:bCs/>
          <w:noProof/>
          <w:sz w:val="20"/>
          <w:szCs w:val="20"/>
        </w:rPr>
        <w:t>Sharing, distributing, or disclosing this content with or to individuals or entities not directly involved in the customer’s authorized implementation. </w:t>
      </w:r>
    </w:p>
    <w:p w:rsidRPr="00525D71" w:rsidR="00282E10" w:rsidP="00487629" w:rsidRDefault="00282E10" w14:paraId="37C8BC91" w14:textId="77777777">
      <w:pPr>
        <w:pStyle w:val="ListParagraph"/>
        <w:numPr>
          <w:ilvl w:val="0"/>
          <w:numId w:val="24"/>
        </w:numPr>
        <w:spacing w:before="240"/>
        <w:rPr>
          <w:rFonts w:eastAsia="Arial"/>
          <w:b/>
          <w:bCs/>
          <w:noProof/>
          <w:sz w:val="20"/>
          <w:szCs w:val="20"/>
        </w:rPr>
      </w:pPr>
      <w:r w:rsidRPr="00525D71">
        <w:rPr>
          <w:rFonts w:eastAsia="Arial"/>
          <w:b/>
          <w:bCs/>
          <w:noProof/>
          <w:sz w:val="20"/>
          <w:szCs w:val="20"/>
        </w:rPr>
        <w:t>Using the documentation, in whole or in part, to replicate, retrofit, or reverse-engineer the functionality in other models, environments, or platforms. </w:t>
      </w:r>
    </w:p>
    <w:p w:rsidRPr="00525D71" w:rsidR="00282E10" w:rsidP="00487629" w:rsidRDefault="00282E10" w14:paraId="2AF6C7B7" w14:textId="77777777">
      <w:pPr>
        <w:spacing w:before="240"/>
        <w:ind w:left="0"/>
        <w:rPr>
          <w:rFonts w:eastAsia="Arial"/>
          <w:b/>
          <w:bCs/>
          <w:noProof/>
          <w:sz w:val="20"/>
          <w:szCs w:val="20"/>
        </w:rPr>
      </w:pPr>
      <w:r w:rsidRPr="00525D71">
        <w:rPr>
          <w:rFonts w:eastAsia="Arial"/>
          <w:b/>
          <w:bCs/>
          <w:noProof/>
          <w:sz w:val="20"/>
          <w:szCs w:val="20"/>
        </w:rPr>
        <w:t>This documentation contains proprietary information of Anaplan and is protected by applicable intellectual property laws. Any unauthorized use, reproduction, or dissemination is a violation of these terms and may result in legal action. </w:t>
      </w:r>
    </w:p>
    <w:p w:rsidR="006C5BBE" w:rsidP="00067EC4" w:rsidRDefault="006C5BBE" w14:paraId="72410E28" w14:textId="77777777">
      <w:pPr>
        <w:ind w:left="-540" w:firstLine="900"/>
        <w:rPr>
          <w:noProof/>
          <w:color w:val="FFFFFF" w:themeColor="background1"/>
        </w:rPr>
      </w:pPr>
    </w:p>
    <w:bookmarkStart w:name="_Toc196996332" w:displacedByCustomXml="next" w:id="1"/>
    <w:bookmarkStart w:name="_Toc196995982" w:displacedByCustomXml="next" w:id="2"/>
    <w:sdt>
      <w:sdtPr>
        <w:id w:val="-705943381"/>
        <w:docPartObj>
          <w:docPartGallery w:val="Table of Contents"/>
          <w:docPartUnique/>
        </w:docPartObj>
        <w:rPr>
          <w:rFonts w:ascii="Arial" w:hAnsi="Arial" w:eastAsia="ＭＳ Ｐゴシック" w:cs="Arial" w:eastAsiaTheme="minorEastAsia"/>
          <w:b w:val="0"/>
          <w:bCs w:val="0"/>
          <w:color w:val="0A2F46" w:themeColor="text1"/>
          <w:sz w:val="22"/>
          <w:szCs w:val="22"/>
        </w:rPr>
      </w:sdtPr>
      <w:sdtEndPr>
        <w:rPr>
          <w:rFonts w:ascii="Arial" w:hAnsi="Arial" w:eastAsia="ＭＳ Ｐゴシック" w:cs="Arial" w:eastAsiaTheme="minorEastAsia"/>
          <w:b w:val="0"/>
          <w:bCs w:val="0"/>
          <w:color w:val="0A2F46" w:themeColor="text2"/>
          <w:sz w:val="22"/>
          <w:szCs w:val="22"/>
        </w:rPr>
      </w:sdtEndPr>
      <w:sdtContent>
        <w:p w:rsidR="00542FEB" w:rsidRDefault="003308DB" w14:paraId="28A63DA1" w14:textId="77777777">
          <w:pPr>
            <w:pStyle w:val="TOCHeading"/>
            <w:outlineLvl w:val="0"/>
            <w:rPr>
              <w:color w:val="0A2F46" w:themeColor="text1"/>
              <w:sz w:val="32"/>
              <w:szCs w:val="32"/>
            </w:rPr>
          </w:pPr>
          <w:r>
            <w:rPr>
              <w:color w:val="0A2F46" w:themeColor="text1"/>
              <w:sz w:val="32"/>
              <w:szCs w:val="32"/>
            </w:rPr>
            <w:t>CONTENTS</w:t>
          </w:r>
        </w:p>
        <w:p w:rsidR="002370A8" w:rsidRDefault="003308DB" w14:paraId="2D722365" w14:textId="217D9518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Cs w:val="0"/>
              <w:iCs w:val="0"/>
              <w:noProof/>
              <w:color w:val="auto"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rPr>
              <w:iCs w:val="0"/>
            </w:rPr>
            <w:instrText xml:space="preserve"> TOC \h \z \t "Runbook - Header 1,1,Runbook - Header 2,2" </w:instrText>
          </w:r>
          <w:r>
            <w:fldChar w:fldCharType="separate"/>
          </w:r>
          <w:hyperlink w:history="1" w:anchor="_Toc199759858">
            <w:r w:rsidRPr="003070DC" w:rsidR="002370A8">
              <w:rPr>
                <w:rStyle w:val="Hyperlink"/>
                <w:noProof/>
              </w:rPr>
              <w:t>1.</w:t>
            </w:r>
            <w:r w:rsidR="002370A8">
              <w:rPr>
                <w:rFonts w:cstheme="minorBidi"/>
                <w:bCs w:val="0"/>
                <w:iCs w:val="0"/>
                <w:noProof/>
                <w:color w:val="auto"/>
                <w:kern w:val="2"/>
                <w:lang w:eastAsia="ja-JP"/>
                <w14:ligatures w14:val="standardContextual"/>
              </w:rPr>
              <w:tab/>
            </w:r>
            <w:r w:rsidRPr="003070DC" w:rsidR="002370A8">
              <w:rPr>
                <w:rStyle w:val="Hyperlink"/>
                <w:noProof/>
              </w:rPr>
              <w:t>Introduction</w:t>
            </w:r>
            <w:r w:rsidR="002370A8">
              <w:rPr>
                <w:noProof/>
                <w:webHidden/>
              </w:rPr>
              <w:tab/>
            </w:r>
            <w:r w:rsidR="002370A8">
              <w:rPr>
                <w:noProof/>
                <w:webHidden/>
              </w:rPr>
              <w:fldChar w:fldCharType="begin"/>
            </w:r>
            <w:r w:rsidR="002370A8">
              <w:rPr>
                <w:noProof/>
                <w:webHidden/>
              </w:rPr>
              <w:instrText xml:space="preserve"> PAGEREF _Toc199759858 \h </w:instrText>
            </w:r>
            <w:r w:rsidR="002370A8">
              <w:rPr>
                <w:noProof/>
                <w:webHidden/>
              </w:rPr>
            </w:r>
            <w:r w:rsidR="002370A8">
              <w:rPr>
                <w:noProof/>
                <w:webHidden/>
              </w:rPr>
              <w:fldChar w:fldCharType="separate"/>
            </w:r>
            <w:r w:rsidR="002370A8">
              <w:rPr>
                <w:noProof/>
                <w:webHidden/>
              </w:rPr>
              <w:t>4</w:t>
            </w:r>
            <w:r w:rsidR="002370A8"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0EC4AD8A" w14:textId="0BEDF14B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59">
            <w:r w:rsidRPr="003070DC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2A42446D" w14:textId="59B842AD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60">
            <w:r w:rsidRPr="003070DC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4B47D367" w14:textId="760EE32E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61">
            <w:r w:rsidRPr="003070DC">
              <w:rPr>
                <w:rStyle w:val="Hyperlink"/>
                <w:noProof/>
              </w:rPr>
              <w:t>C.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1D85ED0A" w14:textId="6E38F7D4">
          <w:pPr>
            <w:pStyle w:val="TOC1"/>
            <w:tabs>
              <w:tab w:val="right" w:leader="dot" w:pos="10790"/>
            </w:tabs>
            <w:rPr>
              <w:rFonts w:cstheme="minorBidi"/>
              <w:bCs w:val="0"/>
              <w:iCs w:val="0"/>
              <w:noProof/>
              <w:color w:val="auto"/>
              <w:kern w:val="2"/>
              <w:lang w:eastAsia="ja-JP"/>
              <w14:ligatures w14:val="standardContextual"/>
            </w:rPr>
          </w:pPr>
          <w:hyperlink w:history="1" w:anchor="_Toc199759862">
            <w:r w:rsidRPr="003070DC">
              <w:rPr>
                <w:rStyle w:val="Hyperlink"/>
                <w:rFonts w:eastAsia="Times New Roman"/>
                <w:noProof/>
              </w:rPr>
              <w:t>Environment &amp;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35E34B36" w14:textId="7FD16B80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63">
            <w:r w:rsidRPr="003070DC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User Roles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6BC92165" w14:textId="09889F2C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64">
            <w:r w:rsidRPr="003070DC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Create model roles.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1E13042C" w14:textId="49D92BCE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65">
            <w:r w:rsidRPr="003070DC">
              <w:rPr>
                <w:rStyle w:val="Hyperlink"/>
                <w:noProof/>
              </w:rPr>
              <w:t>C.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Assign a user to a model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5A93D5CA" w14:textId="5D04B4BC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Cs w:val="0"/>
              <w:iCs w:val="0"/>
              <w:noProof/>
              <w:color w:val="auto"/>
              <w:kern w:val="2"/>
              <w:lang w:eastAsia="ja-JP"/>
              <w14:ligatures w14:val="standardContextual"/>
            </w:rPr>
          </w:pPr>
          <w:hyperlink w:history="1" w:anchor="_Toc199759866">
            <w:r w:rsidRPr="003070DC">
              <w:rPr>
                <w:rStyle w:val="Hyperlink"/>
                <w:noProof/>
              </w:rPr>
              <w:t>2.</w:t>
            </w:r>
            <w:r>
              <w:rPr>
                <w:rFonts w:cstheme="minorBidi"/>
                <w:bCs w:val="0"/>
                <w:iCs w:val="0"/>
                <w:noProof/>
                <w:color w:val="auto"/>
                <w:kern w:val="2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rFonts w:eastAsia="Times New Roman"/>
                <w:noProof/>
              </w:rPr>
              <w:t>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747D7CFF" w14:textId="5D86B17B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67">
            <w:r w:rsidRPr="003070DC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Data Input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0D3141F1" w14:textId="09F7D7B5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68">
            <w:r w:rsidRPr="003070DC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Sales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35BB8568" w14:textId="1823BFC1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69">
            <w:r w:rsidRPr="003070DC">
              <w:rPr>
                <w:rStyle w:val="Hyperlink"/>
                <w:noProof/>
              </w:rPr>
              <w:t>C.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Metadata Requirements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75F9ABDD" w14:textId="02F569BE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70">
            <w:r w:rsidRPr="003070DC">
              <w:rPr>
                <w:rStyle w:val="Hyperlink"/>
                <w:noProof/>
              </w:rPr>
              <w:t>D.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06432943" w14:textId="6E588718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71">
            <w:r w:rsidRPr="003070DC">
              <w:rPr>
                <w:rStyle w:val="Hyperlink"/>
                <w:noProof/>
              </w:rPr>
              <w:t>E.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Data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59929913" w14:textId="1C4E050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Cs w:val="0"/>
              <w:iCs w:val="0"/>
              <w:noProof/>
              <w:color w:val="auto"/>
              <w:kern w:val="2"/>
              <w:lang w:eastAsia="ja-JP"/>
              <w14:ligatures w14:val="standardContextual"/>
            </w:rPr>
          </w:pPr>
          <w:hyperlink w:history="1" w:anchor="_Toc199759872">
            <w:r w:rsidRPr="003070D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cstheme="minorBidi"/>
                <w:bCs w:val="0"/>
                <w:iCs w:val="0"/>
                <w:noProof/>
                <w:color w:val="auto"/>
                <w:kern w:val="2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rFonts w:eastAsia="Times New Roman"/>
                <w:noProof/>
              </w:rPr>
              <w:t>Key Modules and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68074E68" w14:textId="6800493F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73">
            <w:r w:rsidRPr="003070DC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Modules by Process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7B57EA2F" w14:textId="18220FD0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Cs w:val="0"/>
              <w:iCs w:val="0"/>
              <w:noProof/>
              <w:color w:val="auto"/>
              <w:kern w:val="2"/>
              <w:lang w:eastAsia="ja-JP"/>
              <w14:ligatures w14:val="standardContextual"/>
            </w:rPr>
          </w:pPr>
          <w:hyperlink w:history="1" w:anchor="_Toc199759874">
            <w:r w:rsidRPr="003070DC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cstheme="minorBidi"/>
                <w:bCs w:val="0"/>
                <w:iCs w:val="0"/>
                <w:noProof/>
                <w:color w:val="auto"/>
                <w:kern w:val="2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rFonts w:eastAsia="Times New Roman"/>
                <w:noProof/>
              </w:rPr>
              <w:t>Key Input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76BFF752" w14:textId="46001A45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75">
            <w:r w:rsidRPr="003070DC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Market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3D7FF482" w14:textId="53C5E728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76">
            <w:r w:rsidRPr="003070DC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Identify UCP (Unacceptable Customer Profile) and Manage Account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70D3F278" w14:textId="7BDEF7EB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77">
            <w:r w:rsidRPr="003070DC">
              <w:rPr>
                <w:rStyle w:val="Hyperlink"/>
                <w:noProof/>
              </w:rPr>
              <w:t>C.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Wallet Size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0E09DE3B" w14:textId="47BAEB80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78">
            <w:r w:rsidRPr="003070DC">
              <w:rPr>
                <w:rStyle w:val="Hyperlink"/>
                <w:noProof/>
              </w:rPr>
              <w:t>D.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Account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2B9F41FF" w14:textId="5B5F7B19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79">
            <w:r w:rsidRPr="003070DC">
              <w:rPr>
                <w:rStyle w:val="Hyperlink"/>
                <w:noProof/>
              </w:rPr>
              <w:t>E.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Sales Hierarchy (GTM Planning)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17B38ED5" w14:textId="692EC7A7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80">
            <w:r w:rsidRPr="003070DC">
              <w:rPr>
                <w:rStyle w:val="Hyperlink"/>
                <w:noProof/>
              </w:rPr>
              <w:t>F.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General Setup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5E7B47E3" w14:textId="3129507C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81">
            <w:r w:rsidRPr="003070DC">
              <w:rPr>
                <w:rStyle w:val="Hyperlink"/>
                <w:noProof/>
              </w:rPr>
              <w:t>G.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Tips for Admins Managing Input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3A81A662" w14:textId="64EA1020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Cs w:val="0"/>
              <w:iCs w:val="0"/>
              <w:noProof/>
              <w:color w:val="auto"/>
              <w:kern w:val="2"/>
              <w:lang w:eastAsia="ja-JP"/>
              <w14:ligatures w14:val="standardContextual"/>
            </w:rPr>
          </w:pPr>
          <w:hyperlink w:history="1" w:anchor="_Toc199759882">
            <w:r w:rsidRPr="003070DC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cstheme="minorBidi"/>
                <w:bCs w:val="0"/>
                <w:iCs w:val="0"/>
                <w:noProof/>
                <w:color w:val="auto"/>
                <w:kern w:val="2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rFonts w:eastAsia="Times New Roman"/>
                <w:noProof/>
              </w:rPr>
              <w:t>Admin Period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1AD8CC0E" w14:textId="09991C86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83">
            <w:r w:rsidRPr="003070DC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Update Core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0A18EF62" w14:textId="4DA227C3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84">
            <w:r w:rsidRPr="003070DC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Refresh Time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79A44236" w14:textId="7BC1332F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Cs w:val="0"/>
              <w:iCs w:val="0"/>
              <w:noProof/>
              <w:color w:val="auto"/>
              <w:kern w:val="2"/>
              <w:lang w:eastAsia="ja-JP"/>
              <w14:ligatures w14:val="standardContextual"/>
            </w:rPr>
          </w:pPr>
          <w:hyperlink w:history="1" w:anchor="_Toc199759885">
            <w:r w:rsidRPr="003070DC">
              <w:rPr>
                <w:rStyle w:val="Hyperlink"/>
                <w:rFonts w:eastAsia="Times New Roman"/>
                <w:noProof/>
              </w:rPr>
              <w:t>6.</w:t>
            </w:r>
            <w:r>
              <w:rPr>
                <w:rFonts w:cstheme="minorBidi"/>
                <w:bCs w:val="0"/>
                <w:iCs w:val="0"/>
                <w:noProof/>
                <w:color w:val="auto"/>
                <w:kern w:val="2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rFonts w:eastAsia="Times New Roman"/>
                <w:noProof/>
              </w:rPr>
              <w:t>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2D8D19FD" w14:textId="41DB87AF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86">
            <w:r w:rsidRPr="003070DC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User Role Permission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192AC8DE" w14:textId="48701FED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87">
            <w:r w:rsidRPr="003070DC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Selective Access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1968AAD7" w14:textId="72873CD4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Cs w:val="0"/>
              <w:iCs w:val="0"/>
              <w:noProof/>
              <w:color w:val="auto"/>
              <w:kern w:val="2"/>
              <w:lang w:eastAsia="ja-JP"/>
              <w14:ligatures w14:val="standardContextual"/>
            </w:rPr>
          </w:pPr>
          <w:hyperlink w:history="1" w:anchor="_Toc199759888">
            <w:r w:rsidRPr="003070DC">
              <w:rPr>
                <w:rStyle w:val="Hyperlink"/>
                <w:rFonts w:eastAsia="Times New Roman"/>
                <w:noProof/>
              </w:rPr>
              <w:t>7.</w:t>
            </w:r>
            <w:r>
              <w:rPr>
                <w:rFonts w:cstheme="minorBidi"/>
                <w:bCs w:val="0"/>
                <w:iCs w:val="0"/>
                <w:noProof/>
                <w:color w:val="auto"/>
                <w:kern w:val="2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rFonts w:eastAsia="Times New Roman"/>
                <w:noProof/>
              </w:rPr>
              <w:t>Backup &amp;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5F6ECACD" w14:textId="270E034C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89">
            <w:r w:rsidRPr="003070DC">
              <w:rPr>
                <w:rStyle w:val="Hyperlink"/>
                <w:noProof/>
              </w:rPr>
              <w:t>A.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Archive &amp; Backup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70A8" w:rsidRDefault="002370A8" w14:paraId="38670C5D" w14:textId="48155546">
          <w:pPr>
            <w:pStyle w:val="TOC2"/>
            <w:tabs>
              <w:tab w:val="left" w:pos="660"/>
              <w:tab w:val="right" w:leader="dot" w:pos="10790"/>
            </w:tabs>
            <w:rPr>
              <w:rFonts w:cstheme="minorBidi"/>
              <w:bCs w:val="0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199759890">
            <w:r w:rsidRPr="003070DC">
              <w:rPr>
                <w:rStyle w:val="Hyperlink"/>
                <w:noProof/>
              </w:rPr>
              <w:t>B.</w:t>
            </w:r>
            <w:r>
              <w:rPr>
                <w:rFonts w:cstheme="minorBidi"/>
                <w:bCs w:val="0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3070DC">
              <w:rPr>
                <w:rStyle w:val="Hyperlink"/>
                <w:noProof/>
              </w:rPr>
              <w:t>Model Restoration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2FEB" w:rsidRDefault="003308DB" w14:paraId="40CA1C7D" w14:textId="64522938">
          <w:pPr>
            <w:outlineLvl w:val="0"/>
            <w:rPr>
              <w:color w:val="0A2F46" w:themeColor="text2"/>
            </w:rPr>
          </w:pPr>
          <w:r>
            <w:fldChar w:fldCharType="end"/>
          </w:r>
        </w:p>
      </w:sdtContent>
    </w:sdt>
    <w:p w:rsidR="00EE2920" w:rsidRDefault="00EE2920" w14:paraId="5A06405F" w14:textId="77777777">
      <w:pPr>
        <w:outlineLvl w:val="0"/>
      </w:pPr>
    </w:p>
    <w:p w:rsidR="00542FEB" w:rsidRDefault="003308DB" w14:paraId="24B3C17A" w14:textId="77777777">
      <w:pPr>
        <w:pStyle w:val="Runbook-Header1"/>
      </w:pPr>
      <w:bookmarkStart w:name="_Toc196996461" w:id="3"/>
      <w:bookmarkStart w:name="_Toc199759858" w:id="4"/>
      <w:r>
        <w:t>Introduction</w:t>
      </w:r>
      <w:bookmarkEnd w:id="3"/>
      <w:bookmarkEnd w:id="4"/>
      <w:bookmarkEnd w:id="2"/>
      <w:bookmarkEnd w:id="1"/>
    </w:p>
    <w:p w:rsidR="00542FEB" w:rsidRDefault="003308DB" w14:paraId="1F122589" w14:textId="77777777">
      <w:pPr>
        <w:pStyle w:val="Runbook-Header2"/>
      </w:pPr>
      <w:bookmarkStart w:name="_Toc196995983" w:id="5"/>
      <w:bookmarkStart w:name="_Toc196996333" w:id="6"/>
      <w:bookmarkStart w:name="_Toc196996462" w:id="7"/>
      <w:bookmarkStart w:name="_Toc199759859" w:id="8"/>
      <w:r>
        <w:t>Purpose</w:t>
      </w:r>
      <w:bookmarkEnd w:id="5"/>
      <w:bookmarkEnd w:id="6"/>
      <w:bookmarkEnd w:id="7"/>
      <w:bookmarkEnd w:id="8"/>
    </w:p>
    <w:p w:rsidR="00542FEB" w:rsidRDefault="003308DB" w14:paraId="1636C5CC" w14:textId="77777777">
      <w:r>
        <w:t>This runbook guides administrators managing the Account Segmentation and Scoring Application in Anaplan. It provides instructions on daily operations, maintenance, troubleshooting, and governance.</w:t>
      </w:r>
    </w:p>
    <w:p w:rsidR="00542FEB" w:rsidRDefault="003308DB" w14:paraId="4E4EF275" w14:textId="77777777">
      <w:pPr>
        <w:pStyle w:val="Runbook-Header2"/>
      </w:pPr>
      <w:bookmarkStart w:name="_Toc196992245" w:id="9"/>
      <w:bookmarkStart w:name="_Toc196995984" w:id="10"/>
      <w:bookmarkStart w:name="_Toc196996334" w:id="11"/>
      <w:bookmarkStart w:name="_Toc196996463" w:id="12"/>
      <w:bookmarkStart w:name="_Toc199759860" w:id="13"/>
      <w:r>
        <w:rPr>
          <w:rStyle w:val="Strong"/>
          <w:b/>
          <w:bCs/>
        </w:rPr>
        <w:t>Intended Audience</w:t>
      </w:r>
      <w:bookmarkEnd w:id="9"/>
      <w:bookmarkEnd w:id="10"/>
      <w:bookmarkEnd w:id="11"/>
      <w:bookmarkEnd w:id="12"/>
      <w:bookmarkEnd w:id="13"/>
    </w:p>
    <w:p w:rsidR="00542FEB" w:rsidRDefault="003308DB" w14:paraId="45B85A0E" w14:textId="77777777">
      <w:pPr>
        <w:pStyle w:val="Normal-BulletedList"/>
      </w:pPr>
      <w:r>
        <w:t>Anaplan Model Administrators</w:t>
      </w:r>
    </w:p>
    <w:p w:rsidR="00542FEB" w:rsidRDefault="003308DB" w14:paraId="4C63A5F9" w14:textId="77777777">
      <w:pPr>
        <w:pStyle w:val="Normal-BulletedList"/>
      </w:pPr>
      <w:r>
        <w:t>Sales Operations Team</w:t>
      </w:r>
    </w:p>
    <w:p w:rsidR="00542FEB" w:rsidRDefault="003308DB" w14:paraId="25E327F6" w14:textId="77777777">
      <w:pPr>
        <w:pStyle w:val="Normal-BulletedList"/>
      </w:pPr>
      <w:r>
        <w:t>IT &amp; Data Integration Team</w:t>
      </w:r>
    </w:p>
    <w:p w:rsidR="00542FEB" w:rsidRDefault="003308DB" w14:paraId="1680CE6E" w14:textId="77777777">
      <w:pPr>
        <w:pStyle w:val="Runbook-Header2"/>
      </w:pPr>
      <w:bookmarkStart w:name="_Toc196992246" w:id="14"/>
      <w:bookmarkStart w:name="_Toc196995985" w:id="15"/>
      <w:bookmarkStart w:name="_Toc196996335" w:id="16"/>
      <w:bookmarkStart w:name="_Toc196996464" w:id="17"/>
      <w:bookmarkStart w:name="_Toc199759861" w:id="18"/>
      <w:r>
        <w:rPr>
          <w:rStyle w:val="Strong"/>
          <w:b/>
          <w:bCs/>
        </w:rPr>
        <w:t>Application Overview</w:t>
      </w:r>
      <w:bookmarkEnd w:id="14"/>
      <w:bookmarkEnd w:id="15"/>
      <w:bookmarkEnd w:id="16"/>
      <w:bookmarkEnd w:id="17"/>
      <w:bookmarkEnd w:id="18"/>
    </w:p>
    <w:p w:rsidR="00542FEB" w:rsidRDefault="003308DB" w14:paraId="667BFF11" w14:textId="77777777">
      <w:pPr>
        <w:pStyle w:val="ListParagraph"/>
        <w:numPr>
          <w:ilvl w:val="0"/>
          <w:numId w:val="10"/>
        </w:numPr>
      </w:pPr>
      <w:r>
        <w:rPr>
          <w:rStyle w:val="Strong"/>
        </w:rPr>
        <w:t>Functionality:</w:t>
      </w:r>
      <w:r>
        <w:t xml:space="preserve"> Prioritize accounts based on strategic criteria, improve target setting and resource allocation for sales efforts, integrate with CRM, and support accounts segmentation and management.</w:t>
      </w:r>
    </w:p>
    <w:p w:rsidR="00542FEB" w:rsidRDefault="003308DB" w14:paraId="3DF5165A" w14:textId="3A5228EC">
      <w:pPr>
        <w:pStyle w:val="ListParagraph"/>
        <w:numPr>
          <w:ilvl w:val="0"/>
          <w:numId w:val="10"/>
        </w:numPr>
      </w:pPr>
      <w:r>
        <w:rPr>
          <w:rStyle w:val="Strong"/>
        </w:rPr>
        <w:t>Dependencies:</w:t>
      </w:r>
      <w:r>
        <w:t xml:space="preserve"> Data sources include the customer’s CRM system</w:t>
      </w:r>
      <w:r w:rsidR="00694E37">
        <w:t xml:space="preserve"> </w:t>
      </w:r>
      <w:r>
        <w:t>(i.e., Salesforce) and ERP/Finance system</w:t>
      </w:r>
      <w:ins w:author="Paul Taylor" w:date="2025-08-04T09:24:00Z" w16du:dateUtc="2025-08-04T08:24:00Z" w:id="19">
        <w:r w:rsidR="00D91528">
          <w:t xml:space="preserve"> </w:t>
        </w:r>
      </w:ins>
      <w:r>
        <w:t xml:space="preserve">(i.e., </w:t>
      </w:r>
      <w:proofErr w:type="spellStart"/>
      <w:r>
        <w:t>Netsuite</w:t>
      </w:r>
      <w:proofErr w:type="spellEnd"/>
      <w:r>
        <w:t>)</w:t>
      </w:r>
    </w:p>
    <w:p w:rsidR="00542FEB" w:rsidRDefault="003308DB" w14:paraId="7E67591A" w14:textId="77777777">
      <w:pPr>
        <w:pStyle w:val="ListParagraph"/>
        <w:numPr>
          <w:ilvl w:val="0"/>
          <w:numId w:val="10"/>
        </w:numPr>
      </w:pPr>
      <w:r>
        <w:rPr>
          <w:rStyle w:val="Strong"/>
        </w:rPr>
        <w:t>Admin Responsibilities:</w:t>
      </w:r>
      <w:r>
        <w:t xml:space="preserve"> Data imports, user access management, process monitoring, and troubleshooting.</w:t>
      </w:r>
    </w:p>
    <w:p w:rsidR="00542FEB" w:rsidRDefault="003308DB" w14:paraId="5DD2358D" w14:textId="77777777">
      <w:pPr>
        <w:spacing w:after="0" w:line="240" w:lineRule="auto"/>
        <w:ind w:left="0"/>
        <w:rPr>
          <w:rStyle w:val="Strong"/>
          <w:rFonts w:eastAsia="Times New Roman"/>
          <w:sz w:val="32"/>
          <w:szCs w:val="32"/>
          <w:highlight w:val="lightGray"/>
        </w:rPr>
      </w:pPr>
      <w:r>
        <w:rPr>
          <w:rFonts w:eastAsia="Times New Roman"/>
          <w:highlight w:val="lightGray"/>
        </w:rPr>
        <w:br w:type="page"/>
      </w:r>
      <w:bookmarkStart w:name="_Toc196992247" w:id="20"/>
    </w:p>
    <w:p w:rsidR="00542FEB" w:rsidRDefault="003308DB" w14:paraId="645D4CD8" w14:textId="2C948E7E">
      <w:pPr>
        <w:pStyle w:val="Runbook-Header1"/>
        <w:numPr>
          <w:ilvl w:val="0"/>
          <w:numId w:val="0"/>
        </w:numPr>
        <w:ind w:left="360"/>
        <w:rPr>
          <w:rStyle w:val="Strong"/>
          <w:rFonts w:eastAsia="Times New Roman"/>
          <w:b/>
          <w:bCs/>
        </w:rPr>
      </w:pPr>
      <w:bookmarkStart w:name="_Toc196995986" w:id="21"/>
      <w:bookmarkStart w:name="_Toc196996336" w:id="22"/>
      <w:bookmarkStart w:name="_Toc196996465" w:id="23"/>
      <w:bookmarkStart w:name="_Toc199759862" w:id="24"/>
      <w:r>
        <w:rPr>
          <w:rStyle w:val="Strong"/>
          <w:rFonts w:eastAsia="Times New Roman"/>
          <w:b/>
          <w:bCs/>
        </w:rPr>
        <w:t xml:space="preserve">Environment &amp; </w:t>
      </w:r>
      <w:r w:rsidR="00EA2576">
        <w:rPr>
          <w:rStyle w:val="Strong"/>
          <w:rFonts w:eastAsia="Times New Roman"/>
          <w:b/>
          <w:bCs/>
        </w:rPr>
        <w:t>a</w:t>
      </w:r>
      <w:r>
        <w:rPr>
          <w:rStyle w:val="Strong"/>
          <w:rFonts w:eastAsia="Times New Roman"/>
          <w:b/>
          <w:bCs/>
        </w:rPr>
        <w:t xml:space="preserve">ccess </w:t>
      </w:r>
      <w:r w:rsidR="00EA2576">
        <w:rPr>
          <w:rStyle w:val="Strong"/>
          <w:rFonts w:eastAsia="Times New Roman"/>
          <w:b/>
          <w:bCs/>
        </w:rPr>
        <w:t>m</w:t>
      </w:r>
      <w:r>
        <w:rPr>
          <w:rStyle w:val="Strong"/>
          <w:rFonts w:eastAsia="Times New Roman"/>
          <w:b/>
          <w:bCs/>
        </w:rPr>
        <w:t>anagement</w:t>
      </w:r>
      <w:bookmarkStart w:name="_Toc196992248" w:id="25"/>
      <w:bookmarkEnd w:id="20"/>
      <w:bookmarkEnd w:id="21"/>
      <w:bookmarkEnd w:id="22"/>
      <w:bookmarkEnd w:id="23"/>
      <w:bookmarkEnd w:id="24"/>
    </w:p>
    <w:p w:rsidR="00542FEB" w:rsidRDefault="003308DB" w14:paraId="6A59E683" w14:textId="77777777">
      <w:pPr>
        <w:pStyle w:val="Runbook-Header2"/>
        <w:numPr>
          <w:ilvl w:val="0"/>
          <w:numId w:val="11"/>
        </w:numPr>
      </w:pPr>
      <w:bookmarkStart w:name="_Toc196995987" w:id="26"/>
      <w:bookmarkStart w:name="_Toc196996337" w:id="27"/>
      <w:bookmarkStart w:name="_Toc196996466" w:id="28"/>
      <w:bookmarkStart w:name="_Toc199759863" w:id="29"/>
      <w:r>
        <w:rPr>
          <w:rStyle w:val="Strong"/>
          <w:b/>
          <w:bCs/>
        </w:rPr>
        <w:t>User Roles &amp; Permissions</w:t>
      </w:r>
      <w:bookmarkEnd w:id="25"/>
      <w:bookmarkEnd w:id="26"/>
      <w:bookmarkEnd w:id="27"/>
      <w:bookmarkEnd w:id="28"/>
      <w:bookmarkEnd w:id="29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  <w:tblPrChange w:author="Paul Taylor" w:date="2025-08-04T09:51:00Z" w16du:dateUtc="2025-08-04T08:51:00Z" w:id="30">
          <w:tblPr>
            <w:tblStyle w:val="Runbook-Table"/>
            <w:tblW w:w="0" w:type="auto"/>
            <w:tblInd w:w="0" w:type="dxa"/>
            <w:tblLook w:val="04A0" w:firstRow="1" w:lastRow="0" w:firstColumn="1" w:lastColumn="0" w:noHBand="0" w:noVBand="1"/>
          </w:tblPr>
        </w:tblPrChange>
      </w:tblPr>
      <w:tblGrid>
        <w:gridCol w:w="3114"/>
        <w:gridCol w:w="1559"/>
        <w:gridCol w:w="6117"/>
        <w:tblGridChange w:id="31">
          <w:tblGrid>
            <w:gridCol w:w="2972"/>
            <w:gridCol w:w="142"/>
            <w:gridCol w:w="1149"/>
            <w:gridCol w:w="410"/>
            <w:gridCol w:w="6117"/>
          </w:tblGrid>
        </w:tblGridChange>
      </w:tblGrid>
      <w:tr w:rsidR="00542FEB" w:rsidTr="00E509BC" w14:paraId="7C22DA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32">
              <w:tcPr>
                <w:tcW w:w="2972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15ED2CF3" w14:textId="77777777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color w:val="FFFFFF" w:themeColor="background1"/>
              </w:rPr>
            </w:pPr>
            <w:r>
              <w:rPr>
                <w:rFonts w:ascii="Arial" w:hAnsi="Arial" w:cs="Arial"/>
                <w:b w:val="0"/>
                <w:bCs/>
                <w:color w:val="FFFFFF" w:themeColor="background1"/>
              </w:rPr>
              <w:t>Role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33">
              <w:tcPr>
                <w:tcW w:w="1291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46E21555" w14:textId="311294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color w:val="FFFFFF" w:themeColor="background1"/>
              </w:rPr>
            </w:pPr>
            <w:r>
              <w:rPr>
                <w:rFonts w:ascii="Arial" w:hAnsi="Arial" w:cs="Arial"/>
                <w:b w:val="0"/>
                <w:bCs/>
                <w:color w:val="FFFFFF" w:themeColor="background1"/>
              </w:rPr>
              <w:t xml:space="preserve">Access </w:t>
            </w:r>
            <w:ins w:author="Paul Taylor" w:date="2025-08-04T09:51:00Z" w16du:dateUtc="2025-08-04T08:51:00Z" w:id="34">
              <w:r w:rsidR="00E509BC">
                <w:rPr>
                  <w:rFonts w:ascii="Arial" w:hAnsi="Arial" w:cs="Arial"/>
                  <w:b w:val="0"/>
                  <w:bCs/>
                  <w:color w:val="FFFFFF" w:themeColor="background1"/>
                </w:rPr>
                <w:t>l</w:t>
              </w:r>
            </w:ins>
            <w:del w:author="Paul Taylor" w:date="2025-08-04T09:51:00Z" w16du:dateUtc="2025-08-04T08:51:00Z" w:id="35">
              <w:r w:rsidDel="00E509BC">
                <w:rPr>
                  <w:rFonts w:ascii="Arial" w:hAnsi="Arial" w:cs="Arial"/>
                  <w:b w:val="0"/>
                  <w:bCs/>
                  <w:color w:val="FFFFFF" w:themeColor="background1"/>
                </w:rPr>
                <w:delText>L</w:delText>
              </w:r>
            </w:del>
            <w:r>
              <w:rPr>
                <w:rFonts w:ascii="Arial" w:hAnsi="Arial" w:cs="Arial"/>
                <w:b w:val="0"/>
                <w:bCs/>
                <w:color w:val="FFFFFF" w:themeColor="background1"/>
              </w:rPr>
              <w:t>evel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36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6A593A6A" w14:textId="77777777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/>
                <w:color w:val="FFFFFF" w:themeColor="background1"/>
              </w:rPr>
            </w:pPr>
            <w:r>
              <w:rPr>
                <w:rFonts w:ascii="Arial" w:hAnsi="Arial" w:cs="Arial"/>
                <w:b w:val="0"/>
                <w:bCs/>
                <w:color w:val="FFFFFF" w:themeColor="background1"/>
              </w:rPr>
              <w:t>Description</w:t>
            </w:r>
          </w:p>
        </w:tc>
      </w:tr>
      <w:tr w:rsidR="00542FEB" w:rsidTr="00E509BC" w14:paraId="0A977CE0" w14:textId="77777777"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37">
              <w:tcPr>
                <w:tcW w:w="2972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60330868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Workspace Admin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38">
              <w:tcPr>
                <w:tcW w:w="1291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20D65992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Full access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39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5A36FD12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Can configure the model, manage integrations, and update structures.</w:t>
            </w:r>
          </w:p>
        </w:tc>
      </w:tr>
      <w:tr w:rsidR="00542FEB" w:rsidTr="00E509BC" w14:paraId="41AC2AA9" w14:textId="77777777"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0">
              <w:tcPr>
                <w:tcW w:w="2972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709E4EFA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Global Revenue Operation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1">
              <w:tcPr>
                <w:tcW w:w="1291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0448B01B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Edit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2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7398A2D8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Update segmentation rules and review the results of account scoring.</w:t>
            </w:r>
          </w:p>
        </w:tc>
      </w:tr>
      <w:tr w:rsidR="00542FEB" w:rsidTr="00E509BC" w14:paraId="3CBE751E" w14:textId="77777777"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3">
              <w:tcPr>
                <w:tcW w:w="2972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04ED6858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Regional Sales Operations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4">
              <w:tcPr>
                <w:tcW w:w="1291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22C8AE5E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Edit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5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07D6210C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Review and override segmentation results.</w:t>
            </w:r>
          </w:p>
        </w:tc>
      </w:tr>
      <w:tr w:rsidR="00542FEB" w:rsidTr="00E509BC" w14:paraId="471BAC67" w14:textId="77777777"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6">
              <w:tcPr>
                <w:tcW w:w="2972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719FDCBB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IT Support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7">
              <w:tcPr>
                <w:tcW w:w="1291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1CE3F429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Limited</w:t>
            </w:r>
          </w:p>
        </w:tc>
        <w:tc>
          <w:tcPr>
            <w:tcW w:w="6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1:00Z" w16du:dateUtc="2025-08-04T08:51:00Z" w:id="48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701A96E4" w14:textId="77777777">
            <w:pPr>
              <w:pStyle w:val="NormalWeb"/>
              <w:rPr>
                <w:rFonts w:ascii="Arial" w:hAnsi="Arial" w:cs="Arial"/>
                <w:color w:val="0A2F46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A2F46" w:themeColor="text1"/>
                <w:sz w:val="22"/>
                <w:szCs w:val="22"/>
              </w:rPr>
              <w:t>Can manage integrations but not edit business logic.</w:t>
            </w:r>
          </w:p>
        </w:tc>
      </w:tr>
    </w:tbl>
    <w:p w:rsidR="00542FEB" w:rsidRDefault="00542FEB" w14:paraId="0BB1C3C3" w14:textId="77777777"/>
    <w:p w:rsidR="00542FEB" w:rsidRDefault="003308DB" w14:paraId="3DAFC93C" w14:textId="77777777">
      <w:pPr>
        <w:pStyle w:val="Runbook-Header2"/>
      </w:pPr>
      <w:bookmarkStart w:name="_Toc196992249" w:id="49"/>
      <w:bookmarkStart w:name="_Toc196995988" w:id="50"/>
      <w:bookmarkStart w:name="_Toc196996338" w:id="51"/>
      <w:bookmarkStart w:name="_Toc196996467" w:id="52"/>
      <w:bookmarkStart w:name="_Toc199759864" w:id="53"/>
      <w:r>
        <w:t>Create model roles.</w:t>
      </w:r>
      <w:bookmarkEnd w:id="49"/>
      <w:bookmarkEnd w:id="50"/>
      <w:bookmarkEnd w:id="51"/>
      <w:bookmarkEnd w:id="52"/>
      <w:bookmarkEnd w:id="53"/>
    </w:p>
    <w:p w:rsidR="00542FEB" w:rsidRDefault="003308DB" w14:paraId="1BC7E1E2" w14:textId="77777777">
      <w:r>
        <w:t>Workspace administrators can create as many roles as their use case requires and assign different permissions and data access to each.</w:t>
      </w:r>
    </w:p>
    <w:p w:rsidR="00542FEB" w:rsidRDefault="00542FEB" w14:paraId="5E3161D5" w14:textId="77777777"/>
    <w:p w:rsidR="00542FEB" w:rsidRDefault="003308DB" w14:paraId="27831434" w14:textId="77777777">
      <w:r>
        <w:t>Once you add a model role, you can assign module, version, list, and action permissions to the role.</w:t>
      </w:r>
    </w:p>
    <w:p w:rsidR="00542FEB" w:rsidRDefault="003308DB" w14:paraId="6AAAD0FA" w14:textId="77777777">
      <w:r>
        <w:t>You can also select the landing dashboard for a model role and the content you want to display in the model Contents panel.</w:t>
      </w:r>
    </w:p>
    <w:p w:rsidR="00542FEB" w:rsidRDefault="00542FEB" w14:paraId="361FE89A" w14:textId="77777777"/>
    <w:p w:rsidR="00542FEB" w:rsidRDefault="003308DB" w14:paraId="012B375D" w14:textId="77777777">
      <w:r>
        <w:t>After you add your model roles, assign permissions, and select the contents and landing dashboard, you can assign your users to roles.</w:t>
      </w:r>
    </w:p>
    <w:p w:rsidR="00542FEB" w:rsidRDefault="003308DB" w14:paraId="71F78EF9" w14:textId="77777777">
      <w:pPr>
        <w:pStyle w:val="Runbook-Header2"/>
      </w:pPr>
      <w:bookmarkStart w:name="_Toc196992250" w:id="54"/>
      <w:bookmarkStart w:name="_Toc196995989" w:id="55"/>
      <w:bookmarkStart w:name="_Toc196996339" w:id="56"/>
      <w:bookmarkStart w:name="_Toc196996468" w:id="57"/>
      <w:bookmarkStart w:name="_Toc199759865" w:id="58"/>
      <w:r>
        <w:t>Assign a user to a model role</w:t>
      </w:r>
      <w:bookmarkEnd w:id="54"/>
      <w:bookmarkEnd w:id="55"/>
      <w:bookmarkEnd w:id="56"/>
      <w:bookmarkEnd w:id="57"/>
      <w:bookmarkEnd w:id="58"/>
    </w:p>
    <w:p w:rsidR="00542FEB" w:rsidRDefault="003308DB" w14:paraId="4134DC65" w14:textId="77777777">
      <w:r>
        <w:t>To assign a user to a model role:</w:t>
      </w:r>
    </w:p>
    <w:p w:rsidR="00542FEB" w:rsidRDefault="003308DB" w14:paraId="23F7F053" w14:textId="77777777">
      <w:pPr>
        <w:pStyle w:val="Normal-BulletedList"/>
        <w:numPr>
          <w:ilvl w:val="0"/>
          <w:numId w:val="13"/>
        </w:numPr>
      </w:pPr>
      <w:r>
        <w:t xml:space="preserve">Navigate to </w:t>
      </w:r>
      <w:r>
        <w:rPr>
          <w:rStyle w:val="Strong"/>
        </w:rPr>
        <w:t>Users</w:t>
      </w:r>
      <w:r>
        <w:t xml:space="preserve"> and select the </w:t>
      </w:r>
      <w:r>
        <w:rPr>
          <w:rStyle w:val="Strong"/>
        </w:rPr>
        <w:t>Users</w:t>
      </w:r>
      <w:r>
        <w:t xml:space="preserve"> tab.</w:t>
      </w:r>
      <w:r>
        <w:br/>
      </w:r>
      <w:r>
        <w:t>Users display on rows and user details display as columns.</w:t>
      </w:r>
      <w:r>
        <w:br/>
      </w:r>
      <w:r>
        <w:t xml:space="preserve">In the </w:t>
      </w:r>
      <w:r>
        <w:rPr>
          <w:rStyle w:val="Strong"/>
        </w:rPr>
        <w:t>Model Role</w:t>
      </w:r>
      <w:r>
        <w:t xml:space="preserve"> column, the user's current role displays.</w:t>
      </w:r>
    </w:p>
    <w:p w:rsidR="00542FEB" w:rsidRDefault="003308DB" w14:paraId="79CB6DA0" w14:textId="77777777">
      <w:pPr>
        <w:pStyle w:val="Normal-BulletedList"/>
        <w:numPr>
          <w:ilvl w:val="0"/>
          <w:numId w:val="13"/>
        </w:numPr>
      </w:pPr>
      <w:r>
        <w:t>Select the cell that displays the model role for the user whose role you want to update.</w:t>
      </w:r>
      <w:r>
        <w:br/>
      </w:r>
      <w:r>
        <w:t>A down arrow displays in the right-hand side of the cell.</w:t>
      </w:r>
    </w:p>
    <w:p w:rsidR="00542FEB" w:rsidRDefault="003308DB" w14:paraId="0C398C4A" w14:textId="77777777">
      <w:pPr>
        <w:pStyle w:val="Normal-BulletedList"/>
        <w:numPr>
          <w:ilvl w:val="0"/>
          <w:numId w:val="13"/>
        </w:numPr>
      </w:pPr>
      <w:r>
        <w:t>Click the arrow.</w:t>
      </w:r>
    </w:p>
    <w:p w:rsidR="00542FEB" w:rsidRDefault="003308DB" w14:paraId="16C79B6C" w14:textId="77777777">
      <w:pPr>
        <w:pStyle w:val="Normal-BulletedList"/>
        <w:numPr>
          <w:ilvl w:val="0"/>
          <w:numId w:val="13"/>
        </w:numPr>
      </w:pPr>
      <w:r>
        <w:t>Select the role you want to assign to the user from the list that displays.</w:t>
      </w:r>
      <w:r>
        <w:br/>
      </w:r>
      <w:r>
        <w:t>The model role updates.</w:t>
      </w:r>
    </w:p>
    <w:p w:rsidR="00542FEB" w:rsidRDefault="00542FEB" w14:paraId="02A23BFB" w14:textId="77777777">
      <w:pPr>
        <w:pStyle w:val="Normal-BulletedList"/>
        <w:numPr>
          <w:ilvl w:val="0"/>
          <w:numId w:val="0"/>
        </w:numPr>
        <w:ind w:left="720"/>
      </w:pPr>
    </w:p>
    <w:p w:rsidR="00542FEB" w:rsidRDefault="003308DB" w14:paraId="24E3B313" w14:textId="77777777">
      <w:pPr>
        <w:spacing w:after="0" w:line="240" w:lineRule="auto"/>
        <w:ind w:left="0"/>
        <w:rPr>
          <w:rStyle w:val="Strong"/>
          <w:rFonts w:eastAsia="Times New Roman"/>
          <w:sz w:val="32"/>
          <w:szCs w:val="32"/>
        </w:rPr>
      </w:pPr>
      <w:r>
        <w:rPr>
          <w:rFonts w:eastAsia="Times New Roman"/>
        </w:rPr>
        <w:br w:type="page"/>
      </w:r>
      <w:bookmarkStart w:name="_Toc196992251" w:id="59"/>
    </w:p>
    <w:p w:rsidR="00542FEB" w:rsidP="24F5C353" w:rsidRDefault="003308DB" w14:paraId="4E599DCB" w14:textId="08162DF0">
      <w:pPr>
        <w:pStyle w:val="Runbook-Header1"/>
        <w:pageBreakBefore/>
      </w:pPr>
      <w:bookmarkStart w:name="_Toc196995990" w:id="60"/>
      <w:bookmarkStart w:name="_Toc196996340" w:id="61"/>
      <w:bookmarkStart w:name="_Toc196996469" w:id="62"/>
      <w:bookmarkStart w:name="_Toc199759866" w:id="63"/>
      <w:r>
        <w:rPr>
          <w:rStyle w:val="Strong"/>
          <w:rFonts w:eastAsia="Times New Roman"/>
          <w:b/>
          <w:bCs/>
        </w:rPr>
        <w:t xml:space="preserve">Data </w:t>
      </w:r>
      <w:r w:rsidR="00EA2576">
        <w:rPr>
          <w:rStyle w:val="Strong"/>
          <w:rFonts w:eastAsia="Times New Roman"/>
          <w:b/>
          <w:bCs/>
        </w:rPr>
        <w:t>m</w:t>
      </w:r>
      <w:r>
        <w:rPr>
          <w:rStyle w:val="Strong"/>
          <w:rFonts w:eastAsia="Times New Roman"/>
          <w:b/>
          <w:bCs/>
        </w:rPr>
        <w:t>anagement</w:t>
      </w:r>
      <w:bookmarkEnd w:id="59"/>
      <w:bookmarkEnd w:id="60"/>
      <w:bookmarkEnd w:id="61"/>
      <w:bookmarkEnd w:id="62"/>
      <w:bookmarkEnd w:id="63"/>
    </w:p>
    <w:p w:rsidR="00542FEB" w:rsidRDefault="003308DB" w14:paraId="5F0766EF" w14:textId="4746BC60">
      <w:pPr>
        <w:pStyle w:val="Runbook-Header2"/>
        <w:numPr>
          <w:ilvl w:val="0"/>
          <w:numId w:val="14"/>
        </w:numPr>
      </w:pPr>
      <w:bookmarkStart w:name="_Toc196992252" w:id="64"/>
      <w:bookmarkStart w:name="_Toc196995991" w:id="65"/>
      <w:bookmarkStart w:name="_Toc196996341" w:id="66"/>
      <w:bookmarkStart w:name="_Toc196996470" w:id="67"/>
      <w:bookmarkStart w:name="_Toc199759867" w:id="68"/>
      <w:r>
        <w:rPr>
          <w:rStyle w:val="Strong"/>
          <w:b/>
          <w:bCs/>
        </w:rPr>
        <w:t xml:space="preserve">Data </w:t>
      </w:r>
      <w:ins w:author="Paul Taylor" w:date="2025-08-04T09:24:00Z" w16du:dateUtc="2025-08-04T08:24:00Z" w:id="69">
        <w:r w:rsidR="003D43B5">
          <w:rPr>
            <w:rStyle w:val="Strong"/>
            <w:b/>
            <w:bCs/>
          </w:rPr>
          <w:t>i</w:t>
        </w:r>
      </w:ins>
      <w:del w:author="Paul Taylor" w:date="2025-08-04T09:24:00Z" w16du:dateUtc="2025-08-04T08:24:00Z" w:id="70">
        <w:r w:rsidDel="003D43B5">
          <w:rPr>
            <w:rStyle w:val="Strong"/>
            <w:b/>
            <w:bCs/>
          </w:rPr>
          <w:delText>I</w:delText>
        </w:r>
      </w:del>
      <w:r>
        <w:rPr>
          <w:rStyle w:val="Strong"/>
          <w:b/>
          <w:bCs/>
        </w:rPr>
        <w:t xml:space="preserve">nput </w:t>
      </w:r>
      <w:ins w:author="Paul Taylor" w:date="2025-08-04T09:24:00Z" w16du:dateUtc="2025-08-04T08:24:00Z" w:id="71">
        <w:r w:rsidR="003D43B5">
          <w:rPr>
            <w:rStyle w:val="Strong"/>
            <w:b/>
            <w:bCs/>
          </w:rPr>
          <w:t>s</w:t>
        </w:r>
      </w:ins>
      <w:del w:author="Paul Taylor" w:date="2025-08-04T09:24:00Z" w16du:dateUtc="2025-08-04T08:24:00Z" w:id="72">
        <w:r w:rsidDel="003D43B5">
          <w:rPr>
            <w:rStyle w:val="Strong"/>
            <w:b/>
            <w:bCs/>
          </w:rPr>
          <w:delText>S</w:delText>
        </w:r>
      </w:del>
      <w:r>
        <w:rPr>
          <w:rStyle w:val="Strong"/>
          <w:b/>
          <w:bCs/>
        </w:rPr>
        <w:t>ources</w:t>
      </w:r>
      <w:bookmarkEnd w:id="64"/>
      <w:bookmarkEnd w:id="65"/>
      <w:bookmarkEnd w:id="66"/>
      <w:bookmarkEnd w:id="67"/>
      <w:bookmarkEnd w:id="68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524"/>
        <w:gridCol w:w="977"/>
        <w:gridCol w:w="3004"/>
        <w:gridCol w:w="4285"/>
      </w:tblGrid>
      <w:tr w:rsidR="00542FEB" w:rsidTr="00542FEB" w14:paraId="1E9CCE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A04D822" w14:textId="707A1592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Data </w:t>
            </w:r>
            <w:ins w:author="Paul Taylor" w:date="2025-08-04T09:51:00Z" w16du:dateUtc="2025-08-04T08:51:00Z" w:id="73">
              <w:r w:rsidR="00E509BC">
                <w:rPr>
                  <w:rFonts w:ascii="Arial" w:hAnsi="Arial" w:cs="Arial"/>
                  <w:b w:val="0"/>
                  <w:bCs/>
                </w:rPr>
                <w:t>s</w:t>
              </w:r>
            </w:ins>
            <w:del w:author="Paul Taylor" w:date="2025-08-04T09:51:00Z" w16du:dateUtc="2025-08-04T08:51:00Z" w:id="74">
              <w:r w:rsidDel="00E509BC">
                <w:rPr>
                  <w:rFonts w:ascii="Arial" w:hAnsi="Arial" w:cs="Arial"/>
                  <w:b w:val="0"/>
                  <w:bCs/>
                </w:rPr>
                <w:delText>S</w:delText>
              </w:r>
            </w:del>
            <w:r>
              <w:rPr>
                <w:rFonts w:ascii="Arial" w:hAnsi="Arial" w:cs="Arial"/>
                <w:b w:val="0"/>
                <w:bCs/>
              </w:rPr>
              <w:t>ource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6E46D1C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Format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43AC66D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Frequency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DDB3C15" w14:textId="5D6F35AC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Integration </w:t>
            </w:r>
            <w:ins w:author="Paul Taylor" w:date="2025-08-04T09:51:00Z" w16du:dateUtc="2025-08-04T08:51:00Z" w:id="75">
              <w:r w:rsidR="00E509BC">
                <w:rPr>
                  <w:rFonts w:ascii="Arial" w:hAnsi="Arial" w:cs="Arial"/>
                  <w:b w:val="0"/>
                  <w:bCs/>
                </w:rPr>
                <w:t>m</w:t>
              </w:r>
            </w:ins>
            <w:del w:author="Paul Taylor" w:date="2025-08-04T09:51:00Z" w16du:dateUtc="2025-08-04T08:51:00Z" w:id="76">
              <w:r w:rsidDel="00E509BC">
                <w:rPr>
                  <w:rFonts w:ascii="Arial" w:hAnsi="Arial" w:cs="Arial"/>
                  <w:b w:val="0"/>
                  <w:bCs/>
                </w:rPr>
                <w:delText>M</w:delText>
              </w:r>
            </w:del>
            <w:r>
              <w:rPr>
                <w:rFonts w:ascii="Arial" w:hAnsi="Arial" w:cs="Arial"/>
                <w:b w:val="0"/>
                <w:bCs/>
              </w:rPr>
              <w:t>ethod</w:t>
            </w:r>
          </w:p>
        </w:tc>
      </w:tr>
      <w:tr w:rsidR="00542FEB" w:rsidTr="00542FEB" w14:paraId="6F340C8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0A98719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CRM (e.g., Salesforce)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2B071B9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CSV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6077D0E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Daily/as frequent as needed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85565ED" w14:textId="5DEF7451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Anaplan Connect</w:t>
            </w:r>
            <w:r w:rsidR="00CB1620">
              <w:rPr>
                <w:rFonts w:ascii="Arial" w:hAnsi="Arial" w:cs="Arial"/>
                <w:color w:val="0A2F46" w:themeColor="text1"/>
              </w:rPr>
              <w:t xml:space="preserve"> </w:t>
            </w:r>
            <w:r>
              <w:rPr>
                <w:rFonts w:ascii="Arial" w:hAnsi="Arial" w:cs="Arial"/>
                <w:color w:val="0A2F46" w:themeColor="text1"/>
              </w:rPr>
              <w:t>/</w:t>
            </w:r>
            <w:del w:author="Paul Taylor" w:date="2025-08-04T09:21:00Z" w16du:dateUtc="2025-08-04T08:21:00Z" w:id="77">
              <w:r w:rsidDel="002D596A">
                <w:rPr>
                  <w:rFonts w:ascii="Arial" w:hAnsi="Arial" w:cs="Arial"/>
                  <w:color w:val="0A2F46" w:themeColor="text1"/>
                </w:rPr>
                <w:delText xml:space="preserve"> </w:delText>
              </w:r>
            </w:del>
            <w:r w:rsidR="00CB1620">
              <w:rPr>
                <w:rFonts w:ascii="Arial" w:hAnsi="Arial" w:cs="Arial"/>
                <w:color w:val="0A2F46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2F46" w:themeColor="text1"/>
              </w:rPr>
              <w:t>CloudWorks</w:t>
            </w:r>
            <w:proofErr w:type="spellEnd"/>
            <w:ins w:author="Paul Taylor" w:date="2025-08-04T09:21:00Z" w16du:dateUtc="2025-08-04T08:21:00Z" w:id="78">
              <w:r w:rsidR="002D596A">
                <w:rPr>
                  <w:rFonts w:ascii="Arial" w:hAnsi="Arial" w:cs="Arial"/>
                  <w:color w:val="0A2F46" w:themeColor="text1"/>
                  <w:lang w:val="pt-PT"/>
                </w:rPr>
                <w:t>™</w:t>
              </w:r>
            </w:ins>
            <w:r w:rsidR="00CB1620">
              <w:rPr>
                <w:rFonts w:ascii="Arial" w:hAnsi="Arial" w:cs="Arial"/>
                <w:color w:val="0A2F46" w:themeColor="text1"/>
              </w:rPr>
              <w:t xml:space="preserve"> </w:t>
            </w:r>
            <w:r>
              <w:rPr>
                <w:rFonts w:ascii="Arial" w:hAnsi="Arial" w:cs="Arial"/>
                <w:color w:val="0A2F46" w:themeColor="text1"/>
              </w:rPr>
              <w:t>/</w:t>
            </w:r>
            <w:r w:rsidR="00CB1620">
              <w:rPr>
                <w:rFonts w:ascii="Arial" w:hAnsi="Arial" w:cs="Arial"/>
                <w:color w:val="0A2F46" w:themeColor="text1"/>
              </w:rPr>
              <w:t xml:space="preserve"> </w:t>
            </w:r>
            <w:r>
              <w:rPr>
                <w:rFonts w:ascii="Arial" w:hAnsi="Arial" w:cs="Arial"/>
                <w:color w:val="0A2F46" w:themeColor="text1"/>
              </w:rPr>
              <w:t>ADO</w:t>
            </w:r>
          </w:p>
        </w:tc>
      </w:tr>
      <w:tr w:rsidR="00542FEB" w:rsidTr="00542FEB" w14:paraId="15DDAC30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AD1E300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Financial System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0FE3AD0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CSV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5422FFCC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Quarterly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5DBC24D3" w14:textId="6A9D88B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Anaplan Connect</w:t>
            </w:r>
            <w:ins w:author="Paul Taylor" w:date="2025-08-04T09:21:00Z" w16du:dateUtc="2025-08-04T08:21:00Z" w:id="79">
              <w:r w:rsidR="004A2715">
                <w:rPr>
                  <w:rFonts w:ascii="Arial" w:hAnsi="Arial" w:cs="Arial"/>
                  <w:color w:val="0A2F46" w:themeColor="text1"/>
                </w:rPr>
                <w:t xml:space="preserve"> </w:t>
              </w:r>
            </w:ins>
            <w:r>
              <w:rPr>
                <w:rFonts w:ascii="Arial" w:hAnsi="Arial" w:cs="Arial"/>
                <w:color w:val="0A2F46" w:themeColor="text1"/>
              </w:rPr>
              <w:t>/</w:t>
            </w:r>
            <w:ins w:author="Paul Taylor" w:date="2025-08-04T09:21:00Z" w16du:dateUtc="2025-08-04T08:21:00Z" w:id="80">
              <w:r w:rsidR="004A2715">
                <w:rPr>
                  <w:rFonts w:ascii="Arial" w:hAnsi="Arial" w:cs="Arial"/>
                  <w:color w:val="0A2F46" w:themeColor="text1"/>
                </w:rPr>
                <w:t xml:space="preserve"> </w:t>
              </w:r>
            </w:ins>
            <w:r>
              <w:rPr>
                <w:rFonts w:ascii="Arial" w:hAnsi="Arial" w:cs="Arial"/>
                <w:color w:val="0A2F46" w:themeColor="text1"/>
              </w:rPr>
              <w:t>ADO</w:t>
            </w:r>
          </w:p>
        </w:tc>
      </w:tr>
    </w:tbl>
    <w:p w:rsidR="00542FEB" w:rsidP="115CF22A" w:rsidRDefault="003308DB" w14:paraId="742378BD" w14:textId="6A8C22E2">
      <w:pPr>
        <w:pStyle w:val="Runbook-Header2"/>
        <w:spacing w:before="240"/>
      </w:pPr>
      <w:bookmarkStart w:name="_Toc196992253" w:id="81"/>
      <w:bookmarkStart w:name="_Toc196995992" w:id="82"/>
      <w:bookmarkStart w:name="_Toc196996342" w:id="83"/>
      <w:bookmarkStart w:name="_Toc196996471" w:id="84"/>
      <w:bookmarkStart w:name="_Toc199759868" w:id="85"/>
      <w:r>
        <w:t xml:space="preserve">Sales </w:t>
      </w:r>
      <w:del w:author="Paul Taylor" w:date="2025-08-04T09:20:00Z" w16du:dateUtc="2025-08-04T08:20:00Z" w:id="86">
        <w:r w:rsidDel="00C34F8B">
          <w:delText xml:space="preserve">Data </w:delText>
        </w:r>
      </w:del>
      <w:ins w:author="Paul Taylor" w:date="2025-08-04T09:20:00Z" w16du:dateUtc="2025-08-04T08:20:00Z" w:id="87">
        <w:r w:rsidR="00C34F8B">
          <w:t xml:space="preserve">data </w:t>
        </w:r>
      </w:ins>
      <w:del w:author="Paul Taylor" w:date="2025-08-04T09:20:00Z" w16du:dateUtc="2025-08-04T08:20:00Z" w:id="88">
        <w:r w:rsidDel="00C34F8B">
          <w:delText>Requirements</w:delText>
        </w:r>
      </w:del>
      <w:bookmarkEnd w:id="81"/>
      <w:bookmarkEnd w:id="82"/>
      <w:bookmarkEnd w:id="83"/>
      <w:bookmarkEnd w:id="84"/>
      <w:bookmarkEnd w:id="85"/>
      <w:ins w:author="Paul Taylor" w:date="2025-08-04T09:20:00Z" w16du:dateUtc="2025-08-04T08:20:00Z" w:id="89">
        <w:r w:rsidR="00C34F8B">
          <w:t>requirements</w:t>
        </w:r>
      </w:ins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690"/>
        <w:gridCol w:w="4428"/>
        <w:gridCol w:w="3672"/>
      </w:tblGrid>
      <w:tr w:rsidR="00542FEB" w:rsidTr="00542FEB" w14:paraId="6B401B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FDBD98F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Data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035EFD6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Description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03E90A7" w14:textId="168AD04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Mandatory </w:t>
            </w:r>
            <w:ins w:author="Paul Taylor" w:date="2025-08-04T09:51:00Z" w16du:dateUtc="2025-08-04T08:51:00Z" w:id="90">
              <w:r w:rsidR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t>a</w:t>
              </w:r>
            </w:ins>
            <w:del w:author="Paul Taylor" w:date="2025-08-04T09:51:00Z" w16du:dateUtc="2025-08-04T08:51:00Z" w:id="91">
              <w:r w:rsidDel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A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ttributes​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542FEB" w:rsidTr="00542FEB" w14:paraId="5B1BA00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155BB046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Actuals ​</w:t>
            </w:r>
          </w:p>
          <w:p w:rsidR="00542FEB" w:rsidRDefault="003308DB" w14:paraId="79863761" w14:textId="1B2F150A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(i</w:t>
            </w:r>
            <w:r w:rsidR="00062900">
              <w:rPr>
                <w:rFonts w:ascii="Arial" w:hAnsi="Arial" w:cs="Arial"/>
                <w:color w:val="0A2F46" w:themeColor="text1"/>
              </w:rPr>
              <w:t>.</w:t>
            </w:r>
            <w:r>
              <w:rPr>
                <w:rFonts w:ascii="Arial" w:hAnsi="Arial" w:cs="Arial"/>
                <w:color w:val="0A2F46" w:themeColor="text1"/>
              </w:rPr>
              <w:t>e</w:t>
            </w:r>
            <w:r w:rsidR="00062900">
              <w:rPr>
                <w:rFonts w:ascii="Arial" w:hAnsi="Arial" w:cs="Arial"/>
                <w:color w:val="0A2F46" w:themeColor="text1"/>
              </w:rPr>
              <w:t>.,</w:t>
            </w:r>
            <w:r>
              <w:rPr>
                <w:rFonts w:ascii="Arial" w:hAnsi="Arial" w:cs="Arial"/>
                <w:color w:val="0A2F46" w:themeColor="text1"/>
              </w:rPr>
              <w:t xml:space="preserve"> orders, bookings, invoices, transactions, etc.)​</w:t>
            </w:r>
          </w:p>
          <w:p w:rsidR="00542FEB" w:rsidRDefault="003308DB" w14:paraId="2D078F28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160BC23B" w14:textId="5169FF14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This can be either one data file or can be loaded with two data files where the second is more detailed </w:t>
            </w:r>
            <w:r w:rsidR="0039017C">
              <w:rPr>
                <w:rFonts w:ascii="Arial" w:hAnsi="Arial" w:cs="Arial"/>
                <w:color w:val="0A2F46" w:themeColor="text1"/>
              </w:rPr>
              <w:t xml:space="preserve">at the </w:t>
            </w:r>
            <w:r>
              <w:rPr>
                <w:rFonts w:ascii="Arial" w:hAnsi="Arial" w:cs="Arial"/>
                <w:color w:val="0A2F46" w:themeColor="text1"/>
              </w:rPr>
              <w:t>line-item level (i</w:t>
            </w:r>
            <w:r w:rsidR="00062900">
              <w:rPr>
                <w:rFonts w:ascii="Arial" w:hAnsi="Arial" w:cs="Arial"/>
                <w:color w:val="0A2F46" w:themeColor="text1"/>
              </w:rPr>
              <w:t>.</w:t>
            </w:r>
            <w:r>
              <w:rPr>
                <w:rFonts w:ascii="Arial" w:hAnsi="Arial" w:cs="Arial"/>
                <w:color w:val="0A2F46" w:themeColor="text1"/>
              </w:rPr>
              <w:t>e.</w:t>
            </w:r>
            <w:r w:rsidR="00062900">
              <w:rPr>
                <w:rFonts w:ascii="Arial" w:hAnsi="Arial" w:cs="Arial"/>
                <w:color w:val="0A2F46" w:themeColor="text1"/>
              </w:rPr>
              <w:t>,</w:t>
            </w:r>
            <w:r>
              <w:rPr>
                <w:rFonts w:ascii="Arial" w:hAnsi="Arial" w:cs="Arial"/>
                <w:color w:val="0A2F46" w:themeColor="text1"/>
              </w:rPr>
              <w:t xml:space="preserve"> Orders and order lines where the order lines contain details by products)</w:t>
            </w:r>
            <w:r w:rsidR="0039017C">
              <w:rPr>
                <w:rFonts w:ascii="Arial" w:hAnsi="Arial" w:cs="Arial"/>
                <w:color w:val="0A2F46" w:themeColor="text1"/>
              </w:rPr>
              <w:t>.</w:t>
            </w:r>
          </w:p>
          <w:p w:rsidR="00542FEB" w:rsidRDefault="003308DB" w14:paraId="5C271CF6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C3933B7" w14:textId="22466BE4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ID, name, account, product, date, amount, last year wallet, ARR​</w:t>
            </w:r>
          </w:p>
          <w:p w:rsidR="00542FEB" w:rsidRDefault="003308DB" w14:paraId="48771D71" w14:textId="526FE0E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If using the detailed data file, have an ID to link to the initial file​</w:t>
            </w:r>
          </w:p>
          <w:p w:rsidR="00542FEB" w:rsidRDefault="003308DB" w14:paraId="1CB1618D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The mandatory attributes must be present between the two data files​</w:t>
            </w:r>
          </w:p>
          <w:p w:rsidR="00542FEB" w:rsidRDefault="003308DB" w14:paraId="5BF82E78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</w:tr>
      <w:tr w:rsidR="00542FEB" w:rsidTr="00542FEB" w14:paraId="1F5A750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DD76F6E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Forecast ​</w:t>
            </w:r>
          </w:p>
          <w:p w:rsidR="00542FEB" w:rsidRDefault="003308DB" w14:paraId="5CDAB9F5" w14:textId="0E7AB90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(</w:t>
            </w:r>
            <w:r w:rsidR="0039017C">
              <w:rPr>
                <w:rFonts w:ascii="Arial" w:hAnsi="Arial" w:cs="Arial"/>
                <w:color w:val="0A2F46" w:themeColor="text1"/>
              </w:rPr>
              <w:t>i.e.,</w:t>
            </w:r>
            <w:r>
              <w:rPr>
                <w:rFonts w:ascii="Arial" w:hAnsi="Arial" w:cs="Arial"/>
                <w:color w:val="0A2F46" w:themeColor="text1"/>
              </w:rPr>
              <w:t xml:space="preserve"> Opportunities)​</w:t>
            </w:r>
          </w:p>
          <w:p w:rsidR="00542FEB" w:rsidRDefault="003308DB" w14:paraId="4E1CD487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31227CB" w14:textId="25DE4FE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This can be either one data file or can be loaded with two data files where the second </w:t>
            </w:r>
            <w:r w:rsidR="0075524F">
              <w:rPr>
                <w:rFonts w:ascii="Arial" w:hAnsi="Arial" w:cs="Arial"/>
                <w:color w:val="0A2F46" w:themeColor="text1"/>
              </w:rPr>
              <w:t>is more detailed at the line-item level</w:t>
            </w:r>
            <w:r>
              <w:rPr>
                <w:rFonts w:ascii="Arial" w:hAnsi="Arial" w:cs="Arial"/>
                <w:color w:val="0A2F46" w:themeColor="text1"/>
              </w:rPr>
              <w:t xml:space="preserve"> (</w:t>
            </w:r>
            <w:r w:rsidR="0039017C">
              <w:rPr>
                <w:rFonts w:ascii="Arial" w:hAnsi="Arial" w:cs="Arial"/>
                <w:color w:val="0A2F46" w:themeColor="text1"/>
              </w:rPr>
              <w:t>i.e.</w:t>
            </w:r>
            <w:r w:rsidR="00DC5559">
              <w:rPr>
                <w:rFonts w:ascii="Arial" w:hAnsi="Arial" w:cs="Arial"/>
                <w:color w:val="0A2F46" w:themeColor="text1"/>
              </w:rPr>
              <w:t>,</w:t>
            </w:r>
            <w:r>
              <w:rPr>
                <w:rFonts w:ascii="Arial" w:hAnsi="Arial" w:cs="Arial"/>
                <w:color w:val="0A2F46" w:themeColor="text1"/>
              </w:rPr>
              <w:t xml:space="preserve"> Opportunities and opportunity lines where the lines contain details by products) 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EC34090" w14:textId="03E74EF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ID, name, account, planning measure, product, date, amount, attribute to filter likely deals (such as forecast category or deal stage)​</w:t>
            </w:r>
          </w:p>
          <w:p w:rsidR="00542FEB" w:rsidRDefault="003308DB" w14:paraId="0E64F7A4" w14:textId="7FEA9B65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commentRangeStart w:id="92"/>
            <w:r>
              <w:rPr>
                <w:rFonts w:ascii="Arial" w:hAnsi="Arial" w:cs="Arial"/>
                <w:color w:val="0A2F46" w:themeColor="text1"/>
              </w:rPr>
              <w:t>If using the detailed data file, have an ID to link to the initial file​</w:t>
            </w:r>
            <w:r w:rsidR="00DC5559">
              <w:rPr>
                <w:rFonts w:ascii="Arial" w:hAnsi="Arial" w:cs="Arial"/>
                <w:color w:val="0A2F46" w:themeColor="text1"/>
              </w:rPr>
              <w:t>.</w:t>
            </w:r>
            <w:commentRangeEnd w:id="92"/>
            <w:r w:rsidR="00F56412">
              <w:rPr>
                <w:rStyle w:val="CommentReference"/>
                <w:rFonts w:ascii="Arial" w:hAnsi="Arial" w:cs="Arial"/>
                <w:color w:val="0A2F46" w:themeColor="text1"/>
              </w:rPr>
              <w:commentReference w:id="92"/>
            </w:r>
          </w:p>
          <w:p w:rsidR="00542FEB" w:rsidRDefault="003308DB" w14:paraId="527CF89D" w14:textId="088BD826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The mandatory attributes must be present </w:t>
            </w:r>
            <w:r w:rsidR="00E75B1C">
              <w:rPr>
                <w:rFonts w:ascii="Arial" w:hAnsi="Arial" w:cs="Arial"/>
                <w:color w:val="0A2F46" w:themeColor="text1"/>
              </w:rPr>
              <w:t>across</w:t>
            </w:r>
            <w:r>
              <w:rPr>
                <w:rFonts w:ascii="Arial" w:hAnsi="Arial" w:cs="Arial"/>
                <w:color w:val="0A2F46" w:themeColor="text1"/>
              </w:rPr>
              <w:t xml:space="preserve"> the two data files​</w:t>
            </w:r>
            <w:r w:rsidR="00DC5559">
              <w:rPr>
                <w:rFonts w:ascii="Arial" w:hAnsi="Arial" w:cs="Arial"/>
                <w:color w:val="0A2F46" w:themeColor="text1"/>
              </w:rPr>
              <w:t>.</w:t>
            </w:r>
          </w:p>
        </w:tc>
      </w:tr>
    </w:tbl>
    <w:p w:rsidR="00542FEB" w:rsidRDefault="00542FEB" w14:paraId="6C4961A4" w14:textId="77777777">
      <w:pPr>
        <w:pStyle w:val="Runbook-Header2"/>
        <w:numPr>
          <w:ilvl w:val="0"/>
          <w:numId w:val="0"/>
        </w:numPr>
        <w:ind w:left="720"/>
      </w:pPr>
      <w:bookmarkStart w:name="_Toc196992254" w:id="93"/>
      <w:bookmarkStart w:name="_Toc196995993" w:id="94"/>
      <w:bookmarkStart w:name="_Toc196996343" w:id="95"/>
      <w:bookmarkStart w:name="_Toc196996472" w:id="96"/>
    </w:p>
    <w:p w:rsidR="00542FEB" w:rsidRDefault="00542FEB" w14:paraId="5633BC53" w14:textId="77777777">
      <w:pPr>
        <w:pStyle w:val="Runbook-Header2"/>
        <w:numPr>
          <w:ilvl w:val="0"/>
          <w:numId w:val="0"/>
        </w:numPr>
        <w:ind w:left="360"/>
      </w:pPr>
    </w:p>
    <w:p w:rsidR="00542FEB" w:rsidRDefault="00542FEB" w14:paraId="19CC9DA3" w14:textId="77777777">
      <w:pPr>
        <w:pStyle w:val="Runbook-Header2"/>
        <w:numPr>
          <w:ilvl w:val="0"/>
          <w:numId w:val="0"/>
        </w:numPr>
        <w:ind w:left="360"/>
      </w:pPr>
    </w:p>
    <w:p w:rsidR="115CF22A" w:rsidP="115CF22A" w:rsidRDefault="115CF22A" w14:paraId="66321D06" w14:textId="0642F374">
      <w:pPr>
        <w:pStyle w:val="Runbook-Header2"/>
        <w:numPr>
          <w:ilvl w:val="0"/>
          <w:numId w:val="0"/>
        </w:numPr>
        <w:ind w:left="360"/>
      </w:pPr>
    </w:p>
    <w:p w:rsidR="115CF22A" w:rsidP="115CF22A" w:rsidRDefault="115CF22A" w14:paraId="1BA6458C" w14:textId="5B3E01AC">
      <w:pPr>
        <w:pStyle w:val="Runbook-Header2"/>
        <w:numPr>
          <w:ilvl w:val="0"/>
          <w:numId w:val="0"/>
        </w:numPr>
        <w:ind w:left="360"/>
      </w:pPr>
    </w:p>
    <w:p w:rsidR="115CF22A" w:rsidP="115CF22A" w:rsidRDefault="115CF22A" w14:paraId="5039D2DD" w14:textId="067B6822">
      <w:pPr>
        <w:pStyle w:val="Runbook-Header2"/>
        <w:numPr>
          <w:ilvl w:val="0"/>
          <w:numId w:val="0"/>
        </w:numPr>
        <w:ind w:left="360"/>
      </w:pPr>
    </w:p>
    <w:p w:rsidR="115CF22A" w:rsidP="115CF22A" w:rsidRDefault="115CF22A" w14:paraId="7922CADB" w14:textId="21E4C9B2">
      <w:pPr>
        <w:pStyle w:val="Runbook-Header2"/>
        <w:numPr>
          <w:ilvl w:val="0"/>
          <w:numId w:val="0"/>
        </w:numPr>
        <w:ind w:left="360"/>
      </w:pPr>
    </w:p>
    <w:p w:rsidR="115CF22A" w:rsidP="115CF22A" w:rsidRDefault="115CF22A" w14:paraId="5EEBB0B0" w14:textId="1B7EC856">
      <w:pPr>
        <w:pStyle w:val="Runbook-Header2"/>
        <w:numPr>
          <w:ilvl w:val="0"/>
          <w:numId w:val="0"/>
        </w:numPr>
        <w:ind w:left="360"/>
      </w:pPr>
    </w:p>
    <w:p w:rsidR="115CF22A" w:rsidP="115CF22A" w:rsidRDefault="115CF22A" w14:paraId="2583C46E" w14:textId="5C51C161">
      <w:pPr>
        <w:pStyle w:val="Runbook-Header2"/>
        <w:numPr>
          <w:ilvl w:val="0"/>
          <w:numId w:val="0"/>
        </w:numPr>
        <w:ind w:left="360"/>
      </w:pPr>
    </w:p>
    <w:p w:rsidR="115CF22A" w:rsidP="115CF22A" w:rsidRDefault="115CF22A" w14:paraId="21D17434" w14:textId="3D88EC6A">
      <w:pPr>
        <w:pStyle w:val="Runbook-Header2"/>
        <w:numPr>
          <w:ilvl w:val="0"/>
          <w:numId w:val="0"/>
        </w:numPr>
        <w:ind w:left="360"/>
      </w:pPr>
    </w:p>
    <w:p w:rsidR="115CF22A" w:rsidP="115CF22A" w:rsidRDefault="115CF22A" w14:paraId="6FD44B42" w14:textId="0F84C03F">
      <w:pPr>
        <w:pStyle w:val="Runbook-Header2"/>
        <w:numPr>
          <w:ilvl w:val="0"/>
          <w:numId w:val="0"/>
        </w:numPr>
        <w:ind w:left="360"/>
      </w:pPr>
    </w:p>
    <w:p w:rsidR="00542FEB" w:rsidRDefault="003308DB" w14:paraId="59C835C1" w14:textId="56F3D97B">
      <w:pPr>
        <w:pStyle w:val="Runbook-Header2"/>
      </w:pPr>
      <w:bookmarkStart w:name="_Toc199759869" w:id="97"/>
      <w:r>
        <w:t xml:space="preserve">Metadata </w:t>
      </w:r>
      <w:del w:author="Paul Taylor" w:date="2025-08-04T09:20:00Z" w16du:dateUtc="2025-08-04T08:20:00Z" w:id="98">
        <w:r w:rsidDel="00C34F8B">
          <w:delText xml:space="preserve">Requirements </w:delText>
        </w:r>
      </w:del>
      <w:ins w:author="Paul Taylor" w:date="2025-08-04T09:20:00Z" w16du:dateUtc="2025-08-04T08:20:00Z" w:id="99">
        <w:r w:rsidR="00C34F8B">
          <w:t xml:space="preserve">requirements </w:t>
        </w:r>
      </w:ins>
      <w:r>
        <w:t xml:space="preserve">and </w:t>
      </w:r>
      <w:del w:author="Paul Taylor" w:date="2025-08-04T09:20:00Z" w16du:dateUtc="2025-08-04T08:20:00Z" w:id="100">
        <w:r w:rsidDel="00C34F8B">
          <w:delText>Description</w:delText>
        </w:r>
      </w:del>
      <w:bookmarkEnd w:id="93"/>
      <w:bookmarkEnd w:id="94"/>
      <w:bookmarkEnd w:id="95"/>
      <w:bookmarkEnd w:id="96"/>
      <w:bookmarkEnd w:id="97"/>
      <w:ins w:author="Paul Taylor" w:date="2025-08-04T09:20:00Z" w16du:dateUtc="2025-08-04T08:20:00Z" w:id="101">
        <w:r w:rsidR="00C34F8B">
          <w:t>description</w:t>
        </w:r>
      </w:ins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3866"/>
        <w:gridCol w:w="6924"/>
      </w:tblGrid>
      <w:tr w:rsidR="00542FEB" w:rsidTr="00542FEB" w14:paraId="3389C4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0C30826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Dimensions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51C8E3F" w14:textId="3DF1962A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Mandatory </w:t>
            </w:r>
            <w:ins w:author="Paul Taylor" w:date="2025-08-04T09:51:00Z" w16du:dateUtc="2025-08-04T08:51:00Z" w:id="102">
              <w:r w:rsidR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t>a</w:t>
              </w:r>
            </w:ins>
            <w:del w:author="Paul Taylor" w:date="2025-08-04T09:51:00Z" w16du:dateUtc="2025-08-04T08:51:00Z" w:id="103">
              <w:r w:rsidDel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A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ttributes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542FEB" w:rsidTr="00542FEB" w14:paraId="6294F88B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74C019C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Accounts ​</w:t>
            </w:r>
          </w:p>
          <w:p w:rsidR="00542FEB" w:rsidRDefault="003308DB" w14:paraId="49E69DCE" w14:textId="79E1D5BC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(</w:t>
            </w:r>
            <w:ins w:author="Paul Taylor" w:date="2025-08-04T09:54:00Z" w16du:dateUtc="2025-08-04T08:54:00Z" w:id="104">
              <w:r w:rsidR="00554BF7">
                <w:rPr>
                  <w:rFonts w:ascii="Arial" w:hAnsi="Arial" w:cs="Arial"/>
                  <w:color w:val="0A2F46" w:themeColor="text1"/>
                </w:rPr>
                <w:t>can</w:t>
              </w:r>
            </w:ins>
            <w:del w:author="Paul Taylor" w:date="2025-08-04T09:54:00Z" w16du:dateUtc="2025-08-04T08:54:00Z" w:id="105">
              <w:r w:rsidDel="00554BF7">
                <w:rPr>
                  <w:rFonts w:ascii="Arial" w:hAnsi="Arial" w:cs="Arial"/>
                  <w:color w:val="0A2F46" w:themeColor="text1"/>
                </w:rPr>
                <w:delText>could</w:delText>
              </w:r>
            </w:del>
            <w:r>
              <w:rPr>
                <w:rFonts w:ascii="Arial" w:hAnsi="Arial" w:cs="Arial"/>
                <w:color w:val="0A2F46" w:themeColor="text1"/>
              </w:rPr>
              <w:t xml:space="preserve"> also be clients, customers, </w:t>
            </w:r>
            <w:r w:rsidR="00F56412">
              <w:rPr>
                <w:rFonts w:ascii="Arial" w:hAnsi="Arial" w:cs="Arial"/>
                <w:color w:val="0A2F46" w:themeColor="text1"/>
              </w:rPr>
              <w:t>etc.</w:t>
            </w:r>
            <w:r>
              <w:rPr>
                <w:rFonts w:ascii="Arial" w:hAnsi="Arial" w:cs="Arial"/>
                <w:color w:val="0A2F46" w:themeColor="text1"/>
              </w:rPr>
              <w:t>) 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F40C366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Name, ID, Parent, Territory, Address (city, state, country, postal code), account owner ​</w:t>
            </w:r>
          </w:p>
        </w:tc>
      </w:tr>
      <w:tr w:rsidR="00542FEB" w:rsidTr="00542FEB" w14:paraId="3C505103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80FDA32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Product ​</w:t>
            </w:r>
          </w:p>
          <w:p w:rsidR="00542FEB" w:rsidRDefault="003308DB" w14:paraId="633260A4" w14:textId="45E97196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(</w:t>
            </w:r>
            <w:del w:author="Paul Taylor" w:date="2025-08-04T09:54:00Z" w16du:dateUtc="2025-08-04T08:54:00Z" w:id="106">
              <w:r w:rsidDel="00554BF7">
                <w:rPr>
                  <w:rFonts w:ascii="Arial" w:hAnsi="Arial" w:cs="Arial"/>
                  <w:color w:val="0A2F46" w:themeColor="text1"/>
                </w:rPr>
                <w:delText xml:space="preserve">could </w:delText>
              </w:r>
            </w:del>
            <w:ins w:author="Paul Taylor" w:date="2025-08-04T09:54:00Z" w16du:dateUtc="2025-08-04T08:54:00Z" w:id="107">
              <w:r w:rsidR="00554BF7">
                <w:rPr>
                  <w:rFonts w:ascii="Arial" w:hAnsi="Arial" w:cs="Arial"/>
                  <w:color w:val="0A2F46" w:themeColor="text1"/>
                </w:rPr>
                <w:t xml:space="preserve">can </w:t>
              </w:r>
            </w:ins>
            <w:r>
              <w:rPr>
                <w:rFonts w:ascii="Arial" w:hAnsi="Arial" w:cs="Arial"/>
                <w:color w:val="0A2F46" w:themeColor="text1"/>
              </w:rPr>
              <w:t>also be offerings, services, </w:t>
            </w:r>
            <w:r w:rsidR="00F56412">
              <w:rPr>
                <w:rFonts w:ascii="Arial" w:hAnsi="Arial" w:cs="Arial"/>
                <w:color w:val="0A2F46" w:themeColor="text1"/>
              </w:rPr>
              <w:t>etc.</w:t>
            </w:r>
            <w:r>
              <w:rPr>
                <w:rFonts w:ascii="Arial" w:hAnsi="Arial" w:cs="Arial"/>
                <w:color w:val="0A2F46" w:themeColor="text1"/>
              </w:rPr>
              <w:t>) 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1EB2616D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Name, ID, Parent​</w:t>
            </w:r>
          </w:p>
        </w:tc>
      </w:tr>
      <w:tr w:rsidR="00542FEB" w:rsidTr="00542FEB" w14:paraId="05ACDD08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040C5B1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Employee ​</w:t>
            </w:r>
          </w:p>
          <w:p w:rsidR="00542FEB" w:rsidRDefault="003308DB" w14:paraId="7FECFCD3" w14:textId="1FCF9066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(</w:t>
            </w:r>
            <w:del w:author="Paul Taylor" w:date="2025-08-04T09:54:00Z" w16du:dateUtc="2025-08-04T08:54:00Z" w:id="108">
              <w:r w:rsidDel="00554BF7">
                <w:rPr>
                  <w:rFonts w:ascii="Arial" w:hAnsi="Arial" w:cs="Arial"/>
                  <w:color w:val="0A2F46" w:themeColor="text1"/>
                </w:rPr>
                <w:delText>could </w:delText>
              </w:r>
            </w:del>
            <w:ins w:author="Paul Taylor" w:date="2025-08-04T09:54:00Z" w16du:dateUtc="2025-08-04T08:54:00Z" w:id="109">
              <w:r w:rsidR="00554BF7">
                <w:rPr>
                  <w:rFonts w:ascii="Arial" w:hAnsi="Arial" w:cs="Arial"/>
                  <w:color w:val="0A2F46" w:themeColor="text1"/>
                </w:rPr>
                <w:t>can </w:t>
              </w:r>
            </w:ins>
            <w:r>
              <w:rPr>
                <w:rFonts w:ascii="Arial" w:hAnsi="Arial" w:cs="Arial"/>
                <w:color w:val="0A2F46" w:themeColor="text1"/>
              </w:rPr>
              <w:t>also be sales reps, sellers</w:t>
            </w:r>
            <w:r w:rsidR="00F56412">
              <w:rPr>
                <w:rFonts w:ascii="Arial" w:hAnsi="Arial" w:cs="Arial"/>
                <w:color w:val="0A2F46" w:themeColor="text1"/>
              </w:rPr>
              <w:t>,</w:t>
            </w:r>
            <w:r>
              <w:rPr>
                <w:rFonts w:ascii="Arial" w:hAnsi="Arial" w:cs="Arial"/>
                <w:color w:val="0A2F46" w:themeColor="text1"/>
              </w:rPr>
              <w:t> </w:t>
            </w:r>
            <w:r w:rsidR="00F56412">
              <w:rPr>
                <w:rFonts w:ascii="Arial" w:hAnsi="Arial" w:cs="Arial"/>
                <w:color w:val="0A2F46" w:themeColor="text1"/>
              </w:rPr>
              <w:t>etc.</w:t>
            </w:r>
            <w:r>
              <w:rPr>
                <w:rFonts w:ascii="Arial" w:hAnsi="Arial" w:cs="Arial"/>
                <w:color w:val="0A2F46" w:themeColor="text1"/>
              </w:rPr>
              <w:t>)​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1AC2FA6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 Name, ID, territory, manager, email, role, role start date​</w:t>
            </w:r>
          </w:p>
        </w:tc>
      </w:tr>
      <w:tr w:rsidR="00542FEB" w:rsidTr="00542FEB" w14:paraId="7F83904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53A83AB2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Territory​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7E0A0BE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Name, ID, Parent, Territory manager​</w:t>
            </w:r>
          </w:p>
        </w:tc>
      </w:tr>
      <w:tr w:rsidR="00542FEB" w:rsidTr="00542FEB" w14:paraId="1DCC218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5440721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NAICS Industry​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DD27480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Name, ID, Parent​</w:t>
            </w:r>
          </w:p>
        </w:tc>
      </w:tr>
      <w:tr w:rsidR="00542FEB" w:rsidTr="00542FEB" w14:paraId="3295F41A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B2FE9E7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Geography 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82D07ED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Name, ID, Parent ​</w:t>
            </w:r>
          </w:p>
        </w:tc>
      </w:tr>
      <w:tr w:rsidR="00542FEB" w:rsidTr="00542FEB" w14:paraId="1A50F681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DC25D97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Planning Territory​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48D4305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Name, ID, Parent​</w:t>
            </w:r>
          </w:p>
        </w:tc>
      </w:tr>
    </w:tbl>
    <w:p w:rsidR="00542FEB" w:rsidP="115CF22A" w:rsidRDefault="003308DB" w14:paraId="2F0D649E" w14:textId="3C31ADD4">
      <w:pPr>
        <w:pStyle w:val="Runbook-Header2"/>
        <w:spacing w:before="240"/>
      </w:pPr>
      <w:bookmarkStart w:name="_Toc196992255" w:id="110"/>
      <w:bookmarkStart w:name="_Toc196995994" w:id="111"/>
      <w:bookmarkStart w:name="_Toc196996344" w:id="112"/>
      <w:bookmarkStart w:name="_Toc196996473" w:id="113"/>
      <w:bookmarkStart w:name="_Toc199759870" w:id="114"/>
      <w:commentRangeStart w:id="115"/>
      <w:r>
        <w:rPr>
          <w:rStyle w:val="Strong"/>
          <w:b/>
          <w:bCs/>
        </w:rPr>
        <w:t xml:space="preserve">Data </w:t>
      </w:r>
      <w:del w:author="Paul Taylor" w:date="2025-08-04T09:19:00Z" w16du:dateUtc="2025-08-04T08:19:00Z" w:id="116">
        <w:r w:rsidDel="00C34F8B">
          <w:rPr>
            <w:rStyle w:val="Strong"/>
            <w:b/>
            <w:bCs/>
          </w:rPr>
          <w:delText>Processing</w:delText>
        </w:r>
      </w:del>
      <w:ins w:author="Paul Taylor" w:date="2025-08-04T09:19:00Z" w16du:dateUtc="2025-08-04T08:19:00Z" w:id="117">
        <w:r w:rsidR="00C34F8B">
          <w:rPr>
            <w:rStyle w:val="Strong"/>
            <w:b/>
            <w:bCs/>
          </w:rPr>
          <w:t>processing</w:t>
        </w:r>
      </w:ins>
      <w:commentRangeEnd w:id="115"/>
      <w:r>
        <w:rPr>
          <w:rStyle w:val="CommentReference"/>
          <w:rFonts w:eastAsiaTheme="minorEastAsia"/>
        </w:rPr>
        <w:commentReference w:id="115"/>
      </w:r>
      <w:bookmarkEnd w:id="110"/>
      <w:bookmarkEnd w:id="111"/>
      <w:bookmarkEnd w:id="112"/>
      <w:bookmarkEnd w:id="113"/>
      <w:bookmarkEnd w:id="114"/>
    </w:p>
    <w:p w:rsidR="00542FEB" w:rsidP="00F56412" w:rsidRDefault="003308DB" w14:paraId="2EFE4DAE" w14:textId="77777777">
      <w:pPr>
        <w:pStyle w:val="Normal-BulletedList"/>
        <w:numPr>
          <w:ilvl w:val="0"/>
          <w:numId w:val="0"/>
        </w:numPr>
        <w:ind w:left="720"/>
      </w:pPr>
      <w:r>
        <w:rPr>
          <w:rStyle w:val="Strong"/>
        </w:rPr>
        <w:t>Account Segment Updates:</w:t>
      </w:r>
      <w:r>
        <w:t xml:space="preserve"> Triggered upon CRM updates.</w:t>
      </w:r>
    </w:p>
    <w:p w:rsidR="00542FEB" w:rsidRDefault="003308DB" w14:paraId="6CF6E66C" w14:textId="41C304D7">
      <w:pPr>
        <w:pStyle w:val="Runbook-Header2"/>
      </w:pPr>
      <w:bookmarkStart w:name="_Toc196992256" w:id="118"/>
      <w:bookmarkStart w:name="_Toc196995995" w:id="119"/>
      <w:bookmarkStart w:name="_Toc196996345" w:id="120"/>
      <w:bookmarkStart w:name="_Toc196996474" w:id="121"/>
      <w:bookmarkStart w:name="_Toc199759871" w:id="122"/>
      <w:r>
        <w:rPr>
          <w:rStyle w:val="Strong"/>
          <w:b/>
          <w:bCs/>
        </w:rPr>
        <w:t xml:space="preserve">Data </w:t>
      </w:r>
      <w:del w:author="Paul Taylor" w:date="2025-08-04T09:19:00Z" w16du:dateUtc="2025-08-04T08:19:00Z" w:id="123">
        <w:r w:rsidDel="00C34F8B">
          <w:rPr>
            <w:rStyle w:val="Strong"/>
            <w:b/>
            <w:bCs/>
          </w:rPr>
          <w:delText>Outputs</w:delText>
        </w:r>
      </w:del>
      <w:bookmarkEnd w:id="118"/>
      <w:bookmarkEnd w:id="119"/>
      <w:bookmarkEnd w:id="120"/>
      <w:bookmarkEnd w:id="121"/>
      <w:bookmarkEnd w:id="122"/>
      <w:ins w:author="Paul Taylor" w:date="2025-08-04T09:19:00Z" w16du:dateUtc="2025-08-04T08:19:00Z" w:id="124">
        <w:r w:rsidR="00C34F8B">
          <w:rPr>
            <w:rStyle w:val="Strong"/>
            <w:b/>
            <w:bCs/>
          </w:rPr>
          <w:t>outputs</w:t>
        </w:r>
      </w:ins>
    </w:p>
    <w:p w:rsidR="00542FEB" w:rsidRDefault="003308DB" w14:paraId="56F2B1BF" w14:textId="77777777">
      <w:pPr>
        <w:pStyle w:val="Normal-BulletedList"/>
      </w:pPr>
      <w:r>
        <w:rPr>
          <w:rStyle w:val="Strong"/>
        </w:rPr>
        <w:t>Account Segment and Score Reports generated for Territory and Quota management and GTM Capacity Planning application</w:t>
      </w:r>
    </w:p>
    <w:p w:rsidR="00542FEB" w:rsidRDefault="003308DB" w14:paraId="3799D79C" w14:textId="77777777">
      <w:pPr>
        <w:pStyle w:val="Normal-BulletedList"/>
      </w:pPr>
      <w:r>
        <w:rPr>
          <w:rStyle w:val="Strong"/>
        </w:rPr>
        <w:t>Data exports back to CRM and Finance systems.</w:t>
      </w:r>
    </w:p>
    <w:p w:rsidR="00542FEB" w:rsidRDefault="003308DB" w14:paraId="23F152BE" w14:textId="77777777">
      <w:pPr>
        <w:pStyle w:val="Normal-BulletedList"/>
      </w:pPr>
      <w:r>
        <w:rPr>
          <w:rStyle w:val="Strong"/>
        </w:rPr>
        <w:t>Wallet size and remaining wallet size update for CRM system</w:t>
      </w:r>
    </w:p>
    <w:p w:rsidR="00542FEB" w:rsidRDefault="003308DB" w14:paraId="7BFFF90B" w14:textId="77777777">
      <w:pPr>
        <w:pStyle w:val="Normal-BulletedList"/>
      </w:pPr>
      <w:r>
        <w:rPr>
          <w:rStyle w:val="Strong"/>
        </w:rPr>
        <w:t xml:space="preserve">Customer profile output available for alternative reporting/prioritization needs. </w:t>
      </w:r>
    </w:p>
    <w:p w:rsidR="00542FEB" w:rsidRDefault="003308DB" w14:paraId="260219C7" w14:textId="77777777">
      <w:pPr>
        <w:pStyle w:val="Normal-BulletedList"/>
      </w:pPr>
      <w:r>
        <w:rPr>
          <w:rStyle w:val="Strong"/>
        </w:rPr>
        <w:t>Planned Hierarchy reference for downstream Territory planning</w:t>
      </w:r>
    </w:p>
    <w:p w:rsidR="00542FEB" w:rsidRDefault="003308DB" w14:paraId="39A3A7A8" w14:textId="77777777">
      <w:pPr>
        <w:spacing w:after="0" w:line="240" w:lineRule="auto"/>
        <w:ind w:left="0"/>
      </w:pPr>
      <w:r>
        <w:br w:type="page"/>
      </w:r>
    </w:p>
    <w:p w:rsidR="00542FEB" w:rsidRDefault="003308DB" w14:paraId="5663B2FE" w14:textId="4604F417">
      <w:pPr>
        <w:pStyle w:val="Runbook-Header1"/>
        <w:rPr>
          <w:rStyle w:val="Strong"/>
          <w:rFonts w:eastAsia="Times New Roman"/>
          <w:b/>
          <w:bCs/>
        </w:rPr>
      </w:pPr>
      <w:bookmarkStart w:name="_Toc196992257" w:id="125"/>
      <w:bookmarkStart w:name="_Toc196995996" w:id="126"/>
      <w:bookmarkStart w:name="_Toc196996346" w:id="127"/>
      <w:bookmarkStart w:name="_Toc196996475" w:id="128"/>
      <w:bookmarkStart w:name="_Toc199759872" w:id="129"/>
      <w:r>
        <w:rPr>
          <w:rStyle w:val="Strong"/>
          <w:rFonts w:eastAsia="Times New Roman"/>
          <w:b/>
          <w:bCs/>
        </w:rPr>
        <w:t xml:space="preserve">Key </w:t>
      </w:r>
      <w:r w:rsidR="00EA2576">
        <w:rPr>
          <w:rStyle w:val="Strong"/>
          <w:rFonts w:eastAsia="Times New Roman"/>
          <w:b/>
          <w:bCs/>
        </w:rPr>
        <w:t>m</w:t>
      </w:r>
      <w:r>
        <w:rPr>
          <w:rStyle w:val="Strong"/>
          <w:rFonts w:eastAsia="Times New Roman"/>
          <w:b/>
          <w:bCs/>
        </w:rPr>
        <w:t xml:space="preserve">odules and </w:t>
      </w:r>
      <w:r w:rsidR="00EA2576">
        <w:rPr>
          <w:rStyle w:val="Strong"/>
          <w:rFonts w:eastAsia="Times New Roman"/>
          <w:b/>
          <w:bCs/>
        </w:rPr>
        <w:t>d</w:t>
      </w:r>
      <w:r>
        <w:rPr>
          <w:rStyle w:val="Strong"/>
          <w:rFonts w:eastAsia="Times New Roman"/>
          <w:b/>
          <w:bCs/>
        </w:rPr>
        <w:t>ashboards</w:t>
      </w:r>
      <w:bookmarkStart w:name="_Toc196992258" w:id="130"/>
      <w:bookmarkEnd w:id="125"/>
      <w:bookmarkEnd w:id="126"/>
      <w:bookmarkEnd w:id="127"/>
      <w:bookmarkEnd w:id="128"/>
      <w:bookmarkEnd w:id="129"/>
    </w:p>
    <w:p w:rsidR="00542FEB" w:rsidRDefault="003308DB" w14:paraId="49D6A7BE" w14:textId="004C0861">
      <w:pPr>
        <w:pStyle w:val="Runbook-Header2"/>
        <w:numPr>
          <w:ilvl w:val="0"/>
          <w:numId w:val="15"/>
        </w:numPr>
      </w:pPr>
      <w:bookmarkStart w:name="_Toc196995997" w:id="131"/>
      <w:bookmarkStart w:name="_Toc196996347" w:id="132"/>
      <w:bookmarkStart w:name="_Toc196996476" w:id="133"/>
      <w:bookmarkStart w:name="_Toc199759873" w:id="134"/>
      <w:r>
        <w:t xml:space="preserve">Modules by </w:t>
      </w:r>
      <w:ins w:author="Paul Taylor" w:date="2025-08-04T09:21:00Z" w16du:dateUtc="2025-08-04T08:21:00Z" w:id="135">
        <w:r w:rsidR="004A2715">
          <w:t>p</w:t>
        </w:r>
      </w:ins>
      <w:del w:author="Paul Taylor" w:date="2025-08-04T09:21:00Z" w16du:dateUtc="2025-08-04T08:21:00Z" w:id="136">
        <w:r w:rsidDel="004A2715">
          <w:delText>P</w:delText>
        </w:r>
      </w:del>
      <w:r>
        <w:t xml:space="preserve">rocess </w:t>
      </w:r>
      <w:ins w:author="Paul Taylor" w:date="2025-08-04T09:21:00Z" w16du:dateUtc="2025-08-04T08:21:00Z" w:id="137">
        <w:r w:rsidR="004A2715">
          <w:t>a</w:t>
        </w:r>
      </w:ins>
      <w:del w:author="Paul Taylor" w:date="2025-08-04T09:21:00Z" w16du:dateUtc="2025-08-04T08:21:00Z" w:id="138">
        <w:r w:rsidDel="004A2715">
          <w:delText>A</w:delText>
        </w:r>
      </w:del>
      <w:r>
        <w:t>rea</w:t>
      </w:r>
      <w:bookmarkStart w:name="_Toc196992259" w:id="139"/>
      <w:bookmarkEnd w:id="130"/>
      <w:bookmarkEnd w:id="131"/>
      <w:bookmarkEnd w:id="132"/>
      <w:bookmarkEnd w:id="133"/>
      <w:bookmarkEnd w:id="134"/>
    </w:p>
    <w:p w:rsidR="00542FEB" w:rsidRDefault="003308DB" w14:paraId="3B15DD4B" w14:textId="0720B676">
      <w:pPr>
        <w:pStyle w:val="Runbook-Header3"/>
      </w:pPr>
      <w:r>
        <w:t xml:space="preserve">Core GTM </w:t>
      </w:r>
      <w:ins w:author="Paul Taylor" w:date="2025-08-04T09:22:00Z" w16du:dateUtc="2025-08-04T08:22:00Z" w:id="140">
        <w:r w:rsidR="004A2715">
          <w:t>a</w:t>
        </w:r>
      </w:ins>
      <w:del w:author="Paul Taylor" w:date="2025-08-04T09:22:00Z" w16du:dateUtc="2025-08-04T08:22:00Z" w:id="141">
        <w:r w:rsidDel="004A2715">
          <w:delText>A</w:delText>
        </w:r>
      </w:del>
      <w:r>
        <w:t xml:space="preserve">nalytics and </w:t>
      </w:r>
      <w:ins w:author="Paul Taylor" w:date="2025-08-04T09:22:00Z" w16du:dateUtc="2025-08-04T08:22:00Z" w:id="142">
        <w:r w:rsidR="004A2715">
          <w:t>t</w:t>
        </w:r>
      </w:ins>
      <w:del w:author="Paul Taylor" w:date="2025-08-04T09:22:00Z" w16du:dateUtc="2025-08-04T08:22:00Z" w:id="143">
        <w:r w:rsidDel="004A2715">
          <w:delText>T</w:delText>
        </w:r>
      </w:del>
      <w:r>
        <w:t xml:space="preserve">ier </w:t>
      </w:r>
      <w:ins w:author="Paul Taylor" w:date="2025-08-04T09:22:00Z" w16du:dateUtc="2025-08-04T08:22:00Z" w:id="144">
        <w:r w:rsidR="004A2715">
          <w:t>s</w:t>
        </w:r>
      </w:ins>
      <w:del w:author="Paul Taylor" w:date="2025-08-04T09:22:00Z" w16du:dateUtc="2025-08-04T08:22:00Z" w:id="145">
        <w:r w:rsidDel="004A2715">
          <w:delText>S</w:delText>
        </w:r>
      </w:del>
      <w:r>
        <w:t xml:space="preserve">etup </w:t>
      </w:r>
      <w:ins w:author="Paul Taylor" w:date="2025-08-04T09:22:00Z" w16du:dateUtc="2025-08-04T08:22:00Z" w:id="146">
        <w:r w:rsidR="004A2715">
          <w:t>m</w:t>
        </w:r>
      </w:ins>
      <w:del w:author="Paul Taylor" w:date="2025-08-04T09:22:00Z" w16du:dateUtc="2025-08-04T08:22:00Z" w:id="147">
        <w:r w:rsidDel="004A2715">
          <w:delText>M</w:delText>
        </w:r>
      </w:del>
      <w:r>
        <w:t>odules</w:t>
      </w:r>
      <w:bookmarkEnd w:id="139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388"/>
        <w:gridCol w:w="5676"/>
        <w:gridCol w:w="2726"/>
      </w:tblGrid>
      <w:tr w:rsidR="00542FEB" w:rsidTr="00542FEB" w14:paraId="2E8CD5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50D7500D" w14:textId="313CC27C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Generic </w:t>
            </w:r>
            <w:ins w:author="Paul Taylor" w:date="2025-08-04T09:51:00Z" w16du:dateUtc="2025-08-04T08:51:00Z" w:id="148">
              <w:r w:rsidR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t>m</w:t>
              </w:r>
            </w:ins>
            <w:del w:author="Paul Taylor" w:date="2025-08-04T09:51:00Z" w16du:dateUtc="2025-08-04T08:51:00Z" w:id="149">
              <w:r w:rsidDel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M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odule </w:t>
            </w:r>
            <w:ins w:author="Paul Taylor" w:date="2025-08-04T09:51:00Z" w16du:dateUtc="2025-08-04T08:51:00Z" w:id="150">
              <w:r w:rsidR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t>n</w:t>
              </w:r>
            </w:ins>
            <w:del w:author="Paul Taylor" w:date="2025-08-04T09:51:00Z" w16du:dateUtc="2025-08-04T08:51:00Z" w:id="151">
              <w:r w:rsidDel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N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ame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F26D956" w14:textId="77777777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Description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06CB78C" w14:textId="293EDB35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Guided </w:t>
            </w:r>
            <w:ins w:author="Paul Taylor" w:date="2025-08-04T09:50:00Z" w16du:dateUtc="2025-08-04T08:50:00Z" w:id="152">
              <w:r w:rsidR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t>s</w:t>
              </w:r>
            </w:ins>
            <w:del w:author="Paul Taylor" w:date="2025-08-04T09:50:00Z" w16du:dateUtc="2025-08-04T08:50:00Z" w:id="153">
              <w:r w:rsidDel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S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etup </w:t>
            </w:r>
            <w:ins w:author="Paul Taylor" w:date="2025-08-04T09:50:00Z" w16du:dateUtc="2025-08-04T08:50:00Z" w:id="154">
              <w:r w:rsidR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t>i</w:t>
              </w:r>
            </w:ins>
            <w:del w:author="Paul Taylor" w:date="2025-08-04T09:50:00Z" w16du:dateUtc="2025-08-04T08:50:00Z" w:id="155">
              <w:r w:rsidDel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I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nputs/ </w:t>
            </w:r>
            <w:ins w:author="Paul Taylor" w:date="2025-08-04T09:51:00Z" w16du:dateUtc="2025-08-04T08:51:00Z" w:id="156">
              <w:r w:rsidR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t>e</w:t>
              </w:r>
            </w:ins>
            <w:del w:author="Paul Taylor" w:date="2025-08-04T09:51:00Z" w16du:dateUtc="2025-08-04T08:51:00Z" w:id="157">
              <w:r w:rsidDel="00E509BC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E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xplanation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542FEB" w:rsidTr="00542FEB" w14:paraId="5C0561C3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91528" w:rsidR="00542FEB" w:rsidRDefault="003308DB" w14:paraId="25CA40B7" w14:textId="77777777">
            <w:pPr>
              <w:pStyle w:val="Monospaced"/>
              <w:rPr>
                <w:rPrChange w:author="Paul Taylor" w:date="2025-08-04T09:22:00Z" w16du:dateUtc="2025-08-04T08:22:00Z" w:id="158">
                  <w:rPr>
                    <w:rFonts w:ascii="Arial" w:hAnsi="Arial" w:cs="Arial"/>
                    <w:color w:val="0A2F46" w:themeColor="text1"/>
                  </w:rPr>
                </w:rPrChange>
              </w:rPr>
              <w:pPrChange w:author="Paul Taylor" w:date="2025-08-04T09:50:00Z" w16du:dateUtc="2025-08-04T08:50:00Z" w:id="159">
                <w:pPr>
                  <w:pStyle w:val="NormalWeb"/>
                </w:pPr>
              </w:pPrChange>
            </w:pPr>
            <w:r w:rsidRPr="00D91528">
              <w:rPr>
                <w:rPrChange w:author="Paul Taylor" w:date="2025-08-04T09:22:00Z" w16du:dateUtc="2025-08-04T08:22:00Z" w:id="160">
                  <w:rPr>
                    <w:rFonts w:ascii="Arial" w:hAnsi="Arial" w:cs="Arial"/>
                  </w:rPr>
                </w:rPrChange>
              </w:rPr>
              <w:t>CAL: GTM Performance Analysis by Time​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D0E8D49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Main reporting modules, which calculates sales metrics by time​</w:t>
            </w:r>
          </w:p>
          <w:p w:rsidR="00542FEB" w:rsidRDefault="003308DB" w14:paraId="224EF98C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AC82309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Dimensionality selected in configurator ​</w:t>
            </w:r>
          </w:p>
        </w:tc>
      </w:tr>
      <w:tr w:rsidR="00542FEB" w:rsidTr="00542FEB" w14:paraId="54B4610C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91528" w:rsidR="00542FEB" w:rsidRDefault="003308DB" w14:paraId="7AF4EC6E" w14:textId="77777777">
            <w:pPr>
              <w:pStyle w:val="Monospaced"/>
              <w:rPr>
                <w:rPrChange w:author="Paul Taylor" w:date="2025-08-04T09:22:00Z" w16du:dateUtc="2025-08-04T08:22:00Z" w:id="161">
                  <w:rPr>
                    <w:rFonts w:ascii="Arial" w:hAnsi="Arial" w:cs="Arial"/>
                    <w:color w:val="0A2F46" w:themeColor="text1"/>
                  </w:rPr>
                </w:rPrChange>
              </w:rPr>
              <w:pPrChange w:author="Paul Taylor" w:date="2025-08-04T09:50:00Z" w16du:dateUtc="2025-08-04T08:50:00Z" w:id="162">
                <w:pPr>
                  <w:pStyle w:val="NormalWeb"/>
                </w:pPr>
              </w:pPrChange>
            </w:pPr>
            <w:r w:rsidRPr="00D91528">
              <w:rPr>
                <w:rPrChange w:author="Paul Taylor" w:date="2025-08-04T09:22:00Z" w16du:dateUtc="2025-08-04T08:22:00Z" w:id="163">
                  <w:rPr>
                    <w:rFonts w:ascii="Arial" w:hAnsi="Arial" w:cs="Arial"/>
                  </w:rPr>
                </w:rPrChange>
              </w:rPr>
              <w:t>CAL: GTM Performance Analysis​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261DB8B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is a calculation module to calculate account level performance. This a bridging module used to create LISS to create the map reporting​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F30444E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</w:p>
        </w:tc>
      </w:tr>
      <w:tr w:rsidR="00542FEB" w:rsidTr="00542FEB" w14:paraId="2AD18FF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91528" w:rsidR="00542FEB" w:rsidRDefault="003308DB" w14:paraId="39B931E3" w14:textId="77777777">
            <w:pPr>
              <w:pStyle w:val="Monospaced"/>
              <w:rPr>
                <w:rPrChange w:author="Paul Taylor" w:date="2025-08-04T09:22:00Z" w16du:dateUtc="2025-08-04T08:22:00Z" w:id="164">
                  <w:rPr>
                    <w:rFonts w:ascii="Arial" w:hAnsi="Arial" w:cs="Arial"/>
                    <w:color w:val="0A2F46" w:themeColor="text1"/>
                  </w:rPr>
                </w:rPrChange>
              </w:rPr>
              <w:pPrChange w:author="Paul Taylor" w:date="2025-08-04T09:50:00Z" w16du:dateUtc="2025-08-04T08:50:00Z" w:id="165">
                <w:pPr>
                  <w:pStyle w:val="NormalWeb"/>
                </w:pPr>
              </w:pPrChange>
            </w:pPr>
            <w:r w:rsidRPr="00D91528">
              <w:rPr>
                <w:rPrChange w:author="Paul Taylor" w:date="2025-08-04T09:22:00Z" w16du:dateUtc="2025-08-04T08:22:00Z" w:id="166">
                  <w:rPr>
                    <w:rFonts w:ascii="Arial" w:hAnsi="Arial" w:cs="Arial"/>
                  </w:rPr>
                </w:rPrChange>
              </w:rPr>
              <w:t>OUT: Dynamic Map for GTM Performance​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509BC" w:rsidR="00E509BC" w:rsidRDefault="003308DB" w14:paraId="164EEA9B" w14:textId="7CEAA37F">
            <w:pPr>
              <w:pStyle w:val="NormalWeb"/>
              <w:rPr>
                <w:ins w:author="Paul Taylor" w:date="2025-08-04T09:50:00Z" w16du:dateUtc="2025-08-04T08:50:00Z" w:id="167"/>
                <w:rFonts w:ascii="Arial" w:hAnsi="Arial" w:cs="Arial"/>
                <w:rPrChange w:author="Paul Taylor" w:date="2025-08-04T09:50:00Z" w16du:dateUtc="2025-08-04T08:50:00Z" w:id="168">
                  <w:rPr>
                    <w:ins w:author="Paul Taylor" w:date="2025-08-04T09:50:00Z" w16du:dateUtc="2025-08-04T08:50:00Z" w:id="169"/>
                  </w:rPr>
                </w:rPrChange>
              </w:rPr>
              <w:pPrChange w:author="Paul Taylor" w:date="2025-08-04T09:50:00Z" w16du:dateUtc="2025-08-04T08:50:00Z" w:id="170">
                <w:pPr>
                  <w:pStyle w:val="Monospaced"/>
                </w:pPr>
              </w:pPrChange>
            </w:pPr>
            <w:r w:rsidRPr="00E509BC">
              <w:rPr>
                <w:rFonts w:ascii="Arial" w:hAnsi="Arial" w:cs="Arial"/>
                <w:color w:val="0A2F46" w:themeColor="text1"/>
                <w:rPrChange w:author="Paul Taylor" w:date="2025-08-04T09:50:00Z" w16du:dateUtc="2025-08-04T08:50:00Z" w:id="171">
                  <w:rPr/>
                </w:rPrChange>
              </w:rPr>
              <w:t xml:space="preserve">This module is used to create geo mapping. It uses LISS from </w:t>
            </w:r>
            <w:del w:author="Paul Taylor" w:date="2025-08-04T10:48:00Z" w16du:dateUtc="2025-08-04T09:48:00Z" w:id="172">
              <w:r w:rsidRPr="00E509BC" w:rsidDel="00AF7CC0">
                <w:rPr>
                  <w:rFonts w:ascii="Arial" w:hAnsi="Arial" w:cs="Arial"/>
                  <w:color w:val="0A2F46" w:themeColor="text1"/>
                  <w:rPrChange w:author="Paul Taylor" w:date="2025-08-04T09:50:00Z" w16du:dateUtc="2025-08-04T08:50:00Z" w:id="173">
                    <w:rPr/>
                  </w:rPrChange>
                </w:rPr>
                <w:delText>Module</w:delText>
              </w:r>
            </w:del>
            <w:ins w:author="Paul Taylor" w:date="2025-08-04T10:48:00Z" w16du:dateUtc="2025-08-04T09:48:00Z" w:id="174">
              <w:r w:rsidR="00AF7CC0">
                <w:rPr>
                  <w:rFonts w:ascii="Arial" w:hAnsi="Arial" w:cs="Arial"/>
                  <w:color w:val="0A2F46" w:themeColor="text1"/>
                </w:rPr>
                <w:t>m</w:t>
              </w:r>
              <w:r w:rsidRPr="00E509BC" w:rsidR="00AF7CC0">
                <w:rPr>
                  <w:rFonts w:ascii="Arial" w:hAnsi="Arial" w:cs="Arial"/>
                  <w:color w:val="0A2F46" w:themeColor="text1"/>
                  <w:rPrChange w:author="Paul Taylor" w:date="2025-08-04T09:50:00Z" w16du:dateUtc="2025-08-04T08:50:00Z" w:id="175">
                    <w:rPr/>
                  </w:rPrChange>
                </w:rPr>
                <w:t>odule</w:t>
              </w:r>
            </w:ins>
            <w:r w:rsidRPr="00E509BC">
              <w:rPr>
                <w:rFonts w:ascii="Arial" w:hAnsi="Arial" w:cs="Arial"/>
                <w:color w:val="0A2F46" w:themeColor="text1"/>
                <w:rPrChange w:author="Paul Taylor" w:date="2025-08-04T09:50:00Z" w16du:dateUtc="2025-08-04T08:50:00Z" w:id="176">
                  <w:rPr/>
                </w:rPrChange>
              </w:rPr>
              <w:t>:</w:t>
            </w:r>
          </w:p>
          <w:p w:rsidR="00542FEB" w:rsidRDefault="003308DB" w14:paraId="0AA4C124" w14:textId="717450DC">
            <w:pPr>
              <w:pStyle w:val="Monospaced"/>
              <w:numPr>
                <w:ilvl w:val="0"/>
                <w:numId w:val="26"/>
              </w:numPr>
              <w:pPrChange w:author="Paul Taylor" w:date="2025-08-04T09:50:00Z" w16du:dateUtc="2025-08-04T08:50:00Z" w:id="177">
                <w:pPr>
                  <w:pStyle w:val="NormalWeb"/>
                </w:pPr>
              </w:pPrChange>
            </w:pPr>
            <w:del w:author="Paul Taylor" w:date="2025-08-04T09:50:00Z" w16du:dateUtc="2025-08-04T08:50:00Z" w:id="178">
              <w:r w:rsidDel="00E509BC">
                <w:delText xml:space="preserve"> </w:delText>
              </w:r>
            </w:del>
            <w:r w:rsidRPr="00E509BC">
              <w:t>CAL: GTM Performance Analysis​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D923939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</w:p>
        </w:tc>
      </w:tr>
      <w:tr w:rsidR="00542FEB" w:rsidTr="00542FEB" w14:paraId="7300516B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91528" w:rsidR="00542FEB" w:rsidRDefault="003308DB" w14:paraId="1DAA33EC" w14:textId="77777777">
            <w:pPr>
              <w:pStyle w:val="Monospaced"/>
              <w:rPr>
                <w:rPrChange w:author="Paul Taylor" w:date="2025-08-04T09:22:00Z" w16du:dateUtc="2025-08-04T08:22:00Z" w:id="179">
                  <w:rPr>
                    <w:rFonts w:ascii="Arial" w:hAnsi="Arial" w:cs="Arial"/>
                    <w:color w:val="0A2F46" w:themeColor="text1"/>
                  </w:rPr>
                </w:rPrChange>
              </w:rPr>
              <w:pPrChange w:author="Paul Taylor" w:date="2025-08-04T09:50:00Z" w16du:dateUtc="2025-08-04T08:50:00Z" w:id="180">
                <w:pPr>
                  <w:pStyle w:val="NormalWeb"/>
                </w:pPr>
              </w:pPrChange>
            </w:pPr>
            <w:r w:rsidRPr="00D91528">
              <w:rPr>
                <w:rPrChange w:author="Paul Taylor" w:date="2025-08-04T09:22:00Z" w16du:dateUtc="2025-08-04T08:22:00Z" w:id="181">
                  <w:rPr>
                    <w:rFonts w:ascii="Arial" w:hAnsi="Arial" w:cs="Arial"/>
                  </w:rPr>
                </w:rPrChange>
              </w:rPr>
              <w:t>CAL: GTM Performance - Bubble Chart​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187712F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is used to create bubble chart mapping.​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40DCC99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</w:p>
        </w:tc>
      </w:tr>
      <w:tr w:rsidR="00542FEB" w:rsidTr="00542FEB" w14:paraId="3957D027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91528" w:rsidR="00542FEB" w:rsidRDefault="003308DB" w14:paraId="006EF017" w14:textId="77777777">
            <w:pPr>
              <w:pStyle w:val="Monospaced"/>
              <w:rPr>
                <w:rPrChange w:author="Paul Taylor" w:date="2025-08-04T09:22:00Z" w16du:dateUtc="2025-08-04T08:22:00Z" w:id="182">
                  <w:rPr>
                    <w:rFonts w:ascii="Arial" w:hAnsi="Arial" w:cs="Arial"/>
                    <w:color w:val="0A2F46" w:themeColor="text1"/>
                  </w:rPr>
                </w:rPrChange>
              </w:rPr>
              <w:pPrChange w:author="Paul Taylor" w:date="2025-08-04T09:50:00Z" w16du:dateUtc="2025-08-04T08:50:00Z" w:id="183">
                <w:pPr>
                  <w:pStyle w:val="NormalWeb"/>
                </w:pPr>
              </w:pPrChange>
            </w:pPr>
            <w:r w:rsidRPr="00D91528">
              <w:rPr>
                <w:rPrChange w:author="Paul Taylor" w:date="2025-08-04T09:22:00Z" w16du:dateUtc="2025-08-04T08:22:00Z" w:id="184">
                  <w:rPr>
                    <w:rFonts w:ascii="Arial" w:hAnsi="Arial" w:cs="Arial"/>
                  </w:rPr>
                </w:rPrChange>
              </w:rPr>
              <w:t>INP: Tiers Input by Country​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0DBC032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Group countries into tiers for analysis​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9690A71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Country can also be replaced by other attributes​</w:t>
            </w:r>
          </w:p>
        </w:tc>
      </w:tr>
      <w:tr w:rsidR="00542FEB" w:rsidTr="00542FEB" w14:paraId="3E567FF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91528" w:rsidR="00542FEB" w:rsidRDefault="003308DB" w14:paraId="3DC26772" w14:textId="77777777">
            <w:pPr>
              <w:pStyle w:val="Monospaced"/>
              <w:rPr>
                <w:rPrChange w:author="Paul Taylor" w:date="2025-08-04T09:22:00Z" w16du:dateUtc="2025-08-04T08:22:00Z" w:id="185">
                  <w:rPr>
                    <w:rFonts w:ascii="Arial" w:hAnsi="Arial" w:cs="Arial"/>
                    <w:color w:val="0A2F46" w:themeColor="text1"/>
                  </w:rPr>
                </w:rPrChange>
              </w:rPr>
              <w:pPrChange w:author="Paul Taylor" w:date="2025-08-04T09:50:00Z" w16du:dateUtc="2025-08-04T08:50:00Z" w:id="186">
                <w:pPr>
                  <w:pStyle w:val="NormalWeb"/>
                </w:pPr>
              </w:pPrChange>
            </w:pPr>
            <w:r w:rsidRPr="00D91528">
              <w:rPr>
                <w:rPrChange w:author="Paul Taylor" w:date="2025-08-04T09:22:00Z" w16du:dateUtc="2025-08-04T08:22:00Z" w:id="187">
                  <w:rPr>
                    <w:rFonts w:ascii="Arial" w:hAnsi="Arial" w:cs="Arial"/>
                  </w:rPr>
                </w:rPrChange>
              </w:rPr>
              <w:t>SYS: Tier DCA Setup by Country Tiers​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FD9C6EB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Default country tier </w:t>
            </w:r>
            <w:del w:author="Paul Taylor" w:date="2025-08-04T09:50:00Z" w16du:dateUtc="2025-08-04T08:50:00Z" w:id="188">
              <w:r w:rsidRPr="00E509BC" w:rsidDel="00E509BC">
                <w:rPr>
                  <w:rFonts w:ascii="Arial" w:hAnsi="Arial" w:cs="Arial"/>
                  <w:b/>
                  <w:bCs/>
                  <w:color w:val="0A2F46" w:themeColor="text1"/>
                  <w:rPrChange w:author="Paul Taylor" w:date="2025-08-04T09:50:00Z" w16du:dateUtc="2025-08-04T08:50:00Z" w:id="189">
                    <w:rPr>
                      <w:rFonts w:ascii="Arial" w:hAnsi="Arial" w:cs="Arial"/>
                      <w:color w:val="0A2F46" w:themeColor="text1"/>
                    </w:rPr>
                  </w:rPrChange>
                </w:rPr>
                <w:delText>"</w:delText>
              </w:r>
            </w:del>
            <w:r w:rsidRPr="00E509BC">
              <w:rPr>
                <w:rFonts w:ascii="Arial" w:hAnsi="Arial" w:cs="Arial"/>
                <w:b/>
                <w:bCs/>
                <w:color w:val="0A2F46" w:themeColor="text1"/>
                <w:rPrChange w:author="Paul Taylor" w:date="2025-08-04T09:50:00Z" w16du:dateUtc="2025-08-04T08:50:00Z" w:id="190">
                  <w:rPr>
                    <w:rFonts w:ascii="Arial" w:hAnsi="Arial" w:cs="Arial"/>
                    <w:color w:val="0A2F46" w:themeColor="text1"/>
                  </w:rPr>
                </w:rPrChange>
              </w:rPr>
              <w:t>Country Tiers Unassigned</w:t>
            </w:r>
            <w:del w:author="Paul Taylor" w:date="2025-08-04T09:50:00Z" w16du:dateUtc="2025-08-04T08:50:00Z" w:id="191">
              <w:r w:rsidDel="00E509BC">
                <w:rPr>
                  <w:rFonts w:ascii="Arial" w:hAnsi="Arial" w:cs="Arial"/>
                  <w:color w:val="0A2F46" w:themeColor="text1"/>
                </w:rPr>
                <w:delText>"</w:delText>
              </w:r>
            </w:del>
            <w:r>
              <w:rPr>
                <w:rFonts w:ascii="Arial" w:hAnsi="Arial" w:cs="Arial"/>
                <w:color w:val="0A2F46" w:themeColor="text1"/>
              </w:rPr>
              <w:t xml:space="preserve"> for any unassigned countries. Write access is disabled for this default tier.​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0B108BA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</w:p>
        </w:tc>
      </w:tr>
      <w:tr w:rsidR="00542FEB" w:rsidTr="00542FEB" w14:paraId="7C6B3797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91528" w:rsidR="00542FEB" w:rsidRDefault="003308DB" w14:paraId="42A89BDD" w14:textId="77777777">
            <w:pPr>
              <w:pStyle w:val="Monospaced"/>
              <w:rPr>
                <w:rPrChange w:author="Paul Taylor" w:date="2025-08-04T09:22:00Z" w16du:dateUtc="2025-08-04T08:22:00Z" w:id="192">
                  <w:rPr>
                    <w:rFonts w:ascii="Arial" w:hAnsi="Arial" w:cs="Arial"/>
                    <w:color w:val="0A2F46" w:themeColor="text1"/>
                  </w:rPr>
                </w:rPrChange>
              </w:rPr>
              <w:pPrChange w:author="Paul Taylor" w:date="2025-08-04T09:50:00Z" w16du:dateUtc="2025-08-04T08:50:00Z" w:id="193">
                <w:pPr>
                  <w:pStyle w:val="NormalWeb"/>
                </w:pPr>
              </w:pPrChange>
            </w:pPr>
            <w:r w:rsidRPr="00D91528">
              <w:rPr>
                <w:rPrChange w:author="Paul Taylor" w:date="2025-08-04T09:22:00Z" w16du:dateUtc="2025-08-04T08:22:00Z" w:id="194">
                  <w:rPr>
                    <w:rFonts w:ascii="Arial" w:hAnsi="Arial" w:cs="Arial"/>
                  </w:rPr>
                </w:rPrChange>
              </w:rPr>
              <w:t>OUT: Dynamic Map for Tier Analysis​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E509BC" w:rsidR="00E509BC" w:rsidRDefault="003308DB" w14:paraId="636B5FD0" w14:textId="3BB86027">
            <w:pPr>
              <w:pStyle w:val="NormalWeb"/>
              <w:rPr>
                <w:ins w:author="Paul Taylor" w:date="2025-08-04T09:49:00Z" w16du:dateUtc="2025-08-04T08:49:00Z" w:id="195"/>
                <w:rFonts w:ascii="Arial" w:hAnsi="Arial" w:cs="Arial"/>
                <w:rPrChange w:author="Paul Taylor" w:date="2025-08-04T09:50:00Z" w16du:dateUtc="2025-08-04T08:50:00Z" w:id="196">
                  <w:rPr>
                    <w:ins w:author="Paul Taylor" w:date="2025-08-04T09:49:00Z" w16du:dateUtc="2025-08-04T08:49:00Z" w:id="197"/>
                  </w:rPr>
                </w:rPrChange>
              </w:rPr>
              <w:pPrChange w:author="Paul Taylor" w:date="2025-08-04T09:50:00Z" w16du:dateUtc="2025-08-04T08:50:00Z" w:id="198">
                <w:pPr>
                  <w:pStyle w:val="Monospaced"/>
                </w:pPr>
              </w:pPrChange>
            </w:pPr>
            <w:r w:rsidRPr="00E509BC">
              <w:rPr>
                <w:rFonts w:ascii="Arial" w:hAnsi="Arial" w:cs="Arial"/>
                <w:color w:val="0A2F46" w:themeColor="text1"/>
                <w:rPrChange w:author="Paul Taylor" w:date="2025-08-04T09:50:00Z" w16du:dateUtc="2025-08-04T08:50:00Z" w:id="199">
                  <w:rPr/>
                </w:rPrChange>
              </w:rPr>
              <w:t xml:space="preserve">This module is used to create geo mapping. It uses LISS from </w:t>
            </w:r>
            <w:del w:author="Paul Taylor" w:date="2025-08-04T10:48:00Z" w16du:dateUtc="2025-08-04T09:48:00Z" w:id="200">
              <w:r w:rsidRPr="00E509BC" w:rsidDel="00AF7CC0">
                <w:rPr>
                  <w:rFonts w:ascii="Arial" w:hAnsi="Arial" w:cs="Arial"/>
                  <w:color w:val="0A2F46" w:themeColor="text1"/>
                  <w:rPrChange w:author="Paul Taylor" w:date="2025-08-04T09:50:00Z" w16du:dateUtc="2025-08-04T08:50:00Z" w:id="201">
                    <w:rPr/>
                  </w:rPrChange>
                </w:rPr>
                <w:delText>Module</w:delText>
              </w:r>
            </w:del>
            <w:ins w:author="Paul Taylor" w:date="2025-08-04T10:48:00Z" w16du:dateUtc="2025-08-04T09:48:00Z" w:id="202">
              <w:r w:rsidR="00AF7CC0">
                <w:rPr>
                  <w:rFonts w:ascii="Arial" w:hAnsi="Arial" w:cs="Arial"/>
                  <w:color w:val="0A2F46" w:themeColor="text1"/>
                </w:rPr>
                <w:t>m</w:t>
              </w:r>
              <w:r w:rsidRPr="00E509BC" w:rsidR="00AF7CC0">
                <w:rPr>
                  <w:rFonts w:ascii="Arial" w:hAnsi="Arial" w:cs="Arial"/>
                  <w:color w:val="0A2F46" w:themeColor="text1"/>
                  <w:rPrChange w:author="Paul Taylor" w:date="2025-08-04T09:50:00Z" w16du:dateUtc="2025-08-04T08:50:00Z" w:id="203">
                    <w:rPr/>
                  </w:rPrChange>
                </w:rPr>
                <w:t>odule</w:t>
              </w:r>
            </w:ins>
            <w:r w:rsidRPr="00E509BC">
              <w:rPr>
                <w:rFonts w:ascii="Arial" w:hAnsi="Arial" w:cs="Arial"/>
                <w:color w:val="0A2F46" w:themeColor="text1"/>
                <w:rPrChange w:author="Paul Taylor" w:date="2025-08-04T09:50:00Z" w16du:dateUtc="2025-08-04T08:50:00Z" w:id="204">
                  <w:rPr/>
                </w:rPrChange>
              </w:rPr>
              <w:t>:</w:t>
            </w:r>
          </w:p>
          <w:p w:rsidR="00542FEB" w:rsidRDefault="003308DB" w14:paraId="45623168" w14:textId="4B645706">
            <w:pPr>
              <w:pStyle w:val="Monospaced"/>
              <w:numPr>
                <w:ilvl w:val="0"/>
                <w:numId w:val="25"/>
              </w:numPr>
              <w:pPrChange w:author="Paul Taylor" w:date="2025-08-04T09:50:00Z" w16du:dateUtc="2025-08-04T08:50:00Z" w:id="205">
                <w:pPr>
                  <w:pStyle w:val="NormalWeb"/>
                </w:pPr>
              </w:pPrChange>
            </w:pPr>
            <w:del w:author="Paul Taylor" w:date="2025-08-04T09:49:00Z" w16du:dateUtc="2025-08-04T08:49:00Z" w:id="206">
              <w:r w:rsidDel="00E509BC">
                <w:delText xml:space="preserve"> </w:delText>
              </w:r>
            </w:del>
            <w:r>
              <w:t>CAL: GTM Performance Analysis​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30E3BA5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</w:p>
        </w:tc>
      </w:tr>
    </w:tbl>
    <w:p w:rsidR="00542FEB" w:rsidP="115CF22A" w:rsidRDefault="003308DB" w14:paraId="3413131E" w14:textId="77777777">
      <w:pPr>
        <w:pStyle w:val="Runbook-Header3"/>
        <w:pageBreakBefore/>
        <w:spacing w:before="240"/>
      </w:pPr>
      <w:bookmarkStart w:name="_Toc196992260" w:id="207"/>
      <w:r>
        <w:t>Account Value Key modules</w:t>
      </w:r>
      <w:bookmarkEnd w:id="207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  <w:tblPrChange w:author="Paul Taylor" w:date="2025-08-04T09:52:00Z" w16du:dateUtc="2025-08-04T08:52:00Z" w:id="208">
          <w:tblPr>
            <w:tblStyle w:val="Runbook-Table"/>
            <w:tblW w:w="0" w:type="auto"/>
            <w:tblInd w:w="0" w:type="dxa"/>
            <w:tblLook w:val="04A0" w:firstRow="1" w:lastRow="0" w:firstColumn="1" w:lastColumn="0" w:noHBand="0" w:noVBand="1"/>
          </w:tblPr>
        </w:tblPrChange>
      </w:tblPr>
      <w:tblGrid>
        <w:gridCol w:w="2381"/>
        <w:gridCol w:w="5552"/>
        <w:gridCol w:w="2857"/>
        <w:tblGridChange w:id="209">
          <w:tblGrid>
            <w:gridCol w:w="2381"/>
            <w:gridCol w:w="5552"/>
            <w:gridCol w:w="121"/>
            <w:gridCol w:w="2736"/>
          </w:tblGrid>
        </w:tblGridChange>
      </w:tblGrid>
      <w:tr w:rsidR="00542FEB" w:rsidTr="00D41216" w14:paraId="25DA2A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10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3840916B" w14:textId="2454AA76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Generic </w:t>
            </w:r>
            <w:ins w:author="Paul Taylor" w:date="2025-08-04T09:51:00Z" w16du:dateUtc="2025-08-04T08:51:00Z" w:id="211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m</w:t>
              </w:r>
            </w:ins>
            <w:del w:author="Paul Taylor" w:date="2025-08-04T09:51:00Z" w16du:dateUtc="2025-08-04T08:51:00Z" w:id="212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M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odule </w:t>
            </w:r>
            <w:ins w:author="Paul Taylor" w:date="2025-08-04T09:51:00Z" w16du:dateUtc="2025-08-04T08:51:00Z" w:id="213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n</w:t>
              </w:r>
            </w:ins>
            <w:del w:author="Paul Taylor" w:date="2025-08-04T09:51:00Z" w16du:dateUtc="2025-08-04T08:51:00Z" w:id="214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N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ame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15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20178F90" w14:textId="77777777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Description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16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42EB4B0C" w14:textId="675443F5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Guided </w:t>
            </w:r>
            <w:ins w:author="Paul Taylor" w:date="2025-08-04T09:51:00Z" w16du:dateUtc="2025-08-04T08:51:00Z" w:id="217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s</w:t>
              </w:r>
            </w:ins>
            <w:del w:author="Paul Taylor" w:date="2025-08-04T09:51:00Z" w16du:dateUtc="2025-08-04T08:51:00Z" w:id="218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S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etup </w:t>
            </w:r>
            <w:ins w:author="Paul Taylor" w:date="2025-08-04T09:51:00Z" w16du:dateUtc="2025-08-04T08:51:00Z" w:id="219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i</w:t>
              </w:r>
            </w:ins>
            <w:del w:author="Paul Taylor" w:date="2025-08-04T09:51:00Z" w16du:dateUtc="2025-08-04T08:51:00Z" w:id="220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I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nputs/ </w:t>
            </w:r>
            <w:ins w:author="Paul Taylor" w:date="2025-08-04T09:51:00Z" w16du:dateUtc="2025-08-04T08:51:00Z" w:id="221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e</w:t>
              </w:r>
            </w:ins>
            <w:del w:author="Paul Taylor" w:date="2025-08-04T09:51:00Z" w16du:dateUtc="2025-08-04T08:51:00Z" w:id="222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E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xplanation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542FEB" w:rsidTr="00D41216" w14:paraId="0FB92DD1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23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57AAECFD" w14:textId="77777777">
            <w:pPr>
              <w:pStyle w:val="Monospaced"/>
              <w:pPrChange w:author="Paul Taylor" w:date="2025-08-04T09:51:00Z" w16du:dateUtc="2025-08-04T08:51:00Z" w:id="224">
                <w:pPr>
                  <w:pStyle w:val="NormalWeb"/>
                </w:pPr>
              </w:pPrChange>
            </w:pPr>
            <w:r>
              <w:t>INP: Define Spending Method​</w:t>
            </w:r>
          </w:p>
        </w:tc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25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22E12D8C" w14:textId="11683C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Defines what spending method to use to calculate spending​</w:t>
            </w:r>
            <w:ins w:author="Paul Taylor" w:date="2025-08-04T09:53:00Z" w16du:dateUtc="2025-08-04T08:53:00Z" w:id="226">
              <w:r w:rsidR="00D41216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27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339D22AF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Dimensionality can be configured​</w:t>
            </w:r>
          </w:p>
        </w:tc>
      </w:tr>
      <w:tr w:rsidR="00542FEB" w:rsidTr="00D41216" w14:paraId="27EABF42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28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2E4870B6" w14:textId="77777777">
            <w:pPr>
              <w:pStyle w:val="Monospaced"/>
              <w:pPrChange w:author="Paul Taylor" w:date="2025-08-04T09:51:00Z" w16du:dateUtc="2025-08-04T08:51:00Z" w:id="229">
                <w:pPr>
                  <w:pStyle w:val="NormalWeb"/>
                </w:pPr>
              </w:pPrChange>
            </w:pPr>
            <w:r>
              <w:t>CAL: Wallet Size Calc​</w:t>
            </w:r>
          </w:p>
        </w:tc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30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4DA9EA4A" w14:textId="5301DE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calculates spending, wallet and remaining wallet at the account level​</w:t>
            </w:r>
            <w:ins w:author="Paul Taylor" w:date="2025-08-04T09:53:00Z" w16du:dateUtc="2025-08-04T08:53:00Z" w:id="231">
              <w:r w:rsidR="00D41216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32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0A8DF799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Dimensionality can be configured​</w:t>
            </w:r>
          </w:p>
        </w:tc>
      </w:tr>
      <w:tr w:rsidR="00542FEB" w:rsidTr="00D41216" w14:paraId="79400A10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33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03604C7A" w14:textId="77777777">
            <w:pPr>
              <w:pStyle w:val="Monospaced"/>
              <w:pPrChange w:author="Paul Taylor" w:date="2025-08-04T09:51:00Z" w16du:dateUtc="2025-08-04T08:51:00Z" w:id="234">
                <w:pPr>
                  <w:pStyle w:val="NormalWeb"/>
                </w:pPr>
              </w:pPrChange>
            </w:pPr>
            <w:r>
              <w:t>CAL: ICP Account Calc​</w:t>
            </w:r>
          </w:p>
        </w:tc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35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016EDE66" w14:textId="76AA29D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calculates ICP and UCP spending, wallet and remaining wallet, which serves as intermediate data modules for downstream summary reporting​</w:t>
            </w:r>
            <w:ins w:author="Paul Taylor" w:date="2025-08-04T09:53:00Z" w16du:dateUtc="2025-08-04T08:53:00Z" w:id="236">
              <w:r w:rsidR="00D41216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37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D41216" w:rsidRDefault="003308DB" w14:paraId="0B0AE507" w14:textId="6A85B0B7">
            <w:pPr>
              <w:pStyle w:val="NormalWeb"/>
              <w:rPr>
                <w:ins w:author="Paul Taylor" w:date="2025-08-04T09:52:00Z" w16du:dateUtc="2025-08-04T08:52:00Z" w:id="238"/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Dimensionality can be configured</w:t>
            </w:r>
            <w:ins w:author="Paul Taylor" w:date="2025-08-04T09:54:00Z" w16du:dateUtc="2025-08-04T08:54:00Z" w:id="239">
              <w:r w:rsidR="00554BF7">
                <w:rPr>
                  <w:rFonts w:ascii="Arial" w:hAnsi="Arial" w:cs="Arial"/>
                  <w:color w:val="0A2F46" w:themeColor="text1"/>
                </w:rPr>
                <w:t>.</w:t>
              </w:r>
            </w:ins>
            <w:del w:author="Paul Taylor" w:date="2025-08-04T09:54:00Z" w16du:dateUtc="2025-08-04T08:54:00Z" w:id="240">
              <w:r w:rsidDel="00554BF7">
                <w:rPr>
                  <w:rFonts w:ascii="Arial" w:hAnsi="Arial" w:cs="Arial"/>
                  <w:color w:val="0A2F46" w:themeColor="text1"/>
                </w:rPr>
                <w:delText>;</w:delText>
              </w:r>
            </w:del>
          </w:p>
          <w:p w:rsidR="00542FEB" w:rsidRDefault="003308DB" w14:paraId="155695B8" w14:textId="0DBC4760">
            <w:pPr>
              <w:pStyle w:val="Monospaced"/>
              <w:pPrChange w:author="Paul Taylor" w:date="2025-08-04T09:52:00Z" w16du:dateUtc="2025-08-04T08:52:00Z" w:id="241">
                <w:pPr>
                  <w:pStyle w:val="NormalWeb"/>
                </w:pPr>
              </w:pPrChange>
            </w:pPr>
            <w:del w:author="Paul Taylor" w:date="2025-08-04T09:52:00Z" w16du:dateUtc="2025-08-04T08:52:00Z" w:id="242">
              <w:r w:rsidRPr="00D41216" w:rsidDel="00D41216">
                <w:rPr>
                  <w:rFonts w:ascii="Arial" w:hAnsi="Arial" w:cs="Arial"/>
                  <w:sz w:val="24"/>
                  <w:szCs w:val="24"/>
                  <w:rPrChange w:author="Paul Taylor" w:date="2025-08-04T09:52:00Z" w16du:dateUtc="2025-08-04T08:52:00Z" w:id="243">
                    <w:rPr/>
                  </w:rPrChange>
                </w:rPr>
                <w:delText xml:space="preserve"> </w:delText>
              </w:r>
            </w:del>
            <w:r w:rsidRPr="00D41216">
              <w:rPr>
                <w:rFonts w:ascii="Arial" w:hAnsi="Arial" w:cs="Arial"/>
                <w:sz w:val="24"/>
                <w:szCs w:val="24"/>
                <w:rPrChange w:author="Paul Taylor" w:date="2025-08-04T09:52:00Z" w16du:dateUtc="2025-08-04T08:52:00Z" w:id="244">
                  <w:rPr/>
                </w:rPrChange>
              </w:rPr>
              <w:t>Dimensionality matches with</w:t>
            </w:r>
            <w:r>
              <w:t xml:space="preserve"> CAL: Wallet Size Calc ​</w:t>
            </w:r>
          </w:p>
        </w:tc>
      </w:tr>
      <w:tr w:rsidR="00542FEB" w:rsidTr="00D41216" w14:paraId="25C47D9F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45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35BA8332" w14:textId="77777777">
            <w:pPr>
              <w:pStyle w:val="Monospaced"/>
              <w:pPrChange w:author="Paul Taylor" w:date="2025-08-04T09:51:00Z" w16du:dateUtc="2025-08-04T08:51:00Z" w:id="246">
                <w:pPr>
                  <w:pStyle w:val="NormalWeb"/>
                </w:pPr>
              </w:pPrChange>
            </w:pPr>
            <w:r>
              <w:t>OUT: Included Firmographics Summary​</w:t>
            </w:r>
          </w:p>
        </w:tc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47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13B051C6" w14:textId="64995940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is the main reporting module which summarizes spending, wallet, remaining wallet of different methods and of different scenarios​</w:t>
            </w:r>
            <w:ins w:author="Paul Taylor" w:date="2025-08-04T09:53:00Z" w16du:dateUtc="2025-08-04T08:53:00Z" w:id="248">
              <w:r w:rsidR="00D41216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49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6E3DC9C8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Dimensionality can be configured​</w:t>
            </w:r>
          </w:p>
        </w:tc>
      </w:tr>
      <w:tr w:rsidR="00542FEB" w:rsidTr="00D41216" w14:paraId="60472B0F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50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5372E7FB" w14:textId="77777777">
            <w:pPr>
              <w:pStyle w:val="Monospaced"/>
              <w:pPrChange w:author="Paul Taylor" w:date="2025-08-04T09:51:00Z" w16du:dateUtc="2025-08-04T08:51:00Z" w:id="251">
                <w:pPr>
                  <w:pStyle w:val="NormalWeb"/>
                </w:pPr>
              </w:pPrChange>
            </w:pPr>
            <w:r>
              <w:t>OUT: Included Firmographics by Time​</w:t>
            </w:r>
          </w:p>
        </w:tc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52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D41216" w:rsidRDefault="003308DB" w14:paraId="5256ECDD" w14:textId="77777777">
            <w:pPr>
              <w:pStyle w:val="NormalWeb"/>
              <w:rPr>
                <w:ins w:author="Paul Taylor" w:date="2025-08-04T09:52:00Z" w16du:dateUtc="2025-08-04T08:52:00Z" w:id="253"/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Bridging module used to calculate a specific time-related metrics referenced in</w:t>
            </w:r>
            <w:ins w:author="Paul Taylor" w:date="2025-08-04T09:52:00Z" w16du:dateUtc="2025-08-04T08:52:00Z" w:id="254">
              <w:r w:rsidR="00D41216">
                <w:rPr>
                  <w:rFonts w:ascii="Arial" w:hAnsi="Arial" w:cs="Arial"/>
                  <w:color w:val="0A2F46" w:themeColor="text1"/>
                </w:rPr>
                <w:t>:</w:t>
              </w:r>
            </w:ins>
          </w:p>
          <w:p w:rsidR="00542FEB" w:rsidRDefault="003308DB" w14:paraId="2B5F6268" w14:textId="567E9CEC">
            <w:pPr>
              <w:pStyle w:val="Monospaced"/>
              <w:numPr>
                <w:ilvl w:val="0"/>
                <w:numId w:val="25"/>
              </w:numPr>
              <w:pPrChange w:author="Paul Taylor" w:date="2025-08-04T09:52:00Z" w16du:dateUtc="2025-08-04T08:52:00Z" w:id="255">
                <w:pPr>
                  <w:pStyle w:val="NormalWeb"/>
                </w:pPr>
              </w:pPrChange>
            </w:pPr>
            <w:del w:author="Paul Taylor" w:date="2025-08-04T09:52:00Z" w16du:dateUtc="2025-08-04T08:52:00Z" w:id="256">
              <w:r w:rsidDel="00D41216">
                <w:delText xml:space="preserve"> </w:delText>
              </w:r>
            </w:del>
            <w:r>
              <w:t>OUT: Included Firmographics Summary​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57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054EFF95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Dimensionality can be configured​</w:t>
            </w:r>
          </w:p>
        </w:tc>
      </w:tr>
      <w:tr w:rsidR="00542FEB" w:rsidTr="00D41216" w14:paraId="693F4EA2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58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42AFBBC3" w14:textId="77777777">
            <w:pPr>
              <w:pStyle w:val="Monospaced"/>
              <w:pPrChange w:author="Paul Taylor" w:date="2025-08-04T09:51:00Z" w16du:dateUtc="2025-08-04T08:51:00Z" w:id="259">
                <w:pPr>
                  <w:pStyle w:val="NormalWeb"/>
                </w:pPr>
              </w:pPrChange>
            </w:pPr>
            <w:r>
              <w:t>CAL: Top Accounts Calc​</w:t>
            </w:r>
          </w:p>
        </w:tc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60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5857A889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is used to view and compare the top accounts' value distribution.​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61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35E96710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</w:p>
        </w:tc>
      </w:tr>
      <w:tr w:rsidR="00542FEB" w:rsidTr="00D41216" w14:paraId="0EB09351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62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56239BBD" w14:textId="77777777">
            <w:pPr>
              <w:pStyle w:val="Monospaced"/>
              <w:pPrChange w:author="Paul Taylor" w:date="2025-08-04T09:51:00Z" w16du:dateUtc="2025-08-04T08:51:00Z" w:id="263">
                <w:pPr>
                  <w:pStyle w:val="NormalWeb"/>
                </w:pPr>
              </w:pPrChange>
            </w:pPr>
            <w:r>
              <w:t>CAL: Wallet Override​</w:t>
            </w:r>
          </w:p>
        </w:tc>
        <w:tc>
          <w:tcPr>
            <w:tcW w:w="5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64">
              <w:tcPr>
                <w:tcW w:w="0" w:type="auto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29AF84C1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allows account value override at product level.​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  <w:tcPrChange w:author="Paul Taylor" w:date="2025-08-04T09:52:00Z" w16du:dateUtc="2025-08-04T08:52:00Z" w:id="265">
              <w:tcPr>
                <w:tcW w:w="0" w:type="auto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hideMark/>
              </w:tcPr>
            </w:tcPrChange>
          </w:tcPr>
          <w:p w:rsidR="00542FEB" w:rsidRDefault="003308DB" w14:paraId="4D84B083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Product level is configurable​</w:t>
            </w:r>
          </w:p>
        </w:tc>
      </w:tr>
    </w:tbl>
    <w:p w:rsidR="00542FEB" w:rsidP="115CF22A" w:rsidRDefault="003308DB" w14:paraId="7674679B" w14:textId="77777777">
      <w:pPr>
        <w:pStyle w:val="Runbook-Header3"/>
        <w:pageBreakBefore/>
        <w:spacing w:before="240"/>
        <w:rPr>
          <w:rFonts w:eastAsiaTheme="minorEastAsia"/>
        </w:rPr>
      </w:pPr>
      <w:r>
        <w:t>Segment Key Modules</w:t>
      </w:r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712"/>
        <w:gridCol w:w="5021"/>
        <w:gridCol w:w="3057"/>
      </w:tblGrid>
      <w:tr w:rsidR="00542FEB" w:rsidTr="0805D06E" w14:paraId="27320D3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710458C" w14:textId="17B7C37B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Generic </w:t>
            </w:r>
            <w:ins w:author="Paul Taylor" w:date="2025-08-04T09:52:00Z" w16du:dateUtc="2025-08-04T08:52:00Z" w:id="266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m</w:t>
              </w:r>
            </w:ins>
            <w:del w:author="Paul Taylor" w:date="2025-08-04T09:52:00Z" w16du:dateUtc="2025-08-04T08:52:00Z" w:id="267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M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odule </w:t>
            </w:r>
            <w:ins w:author="Paul Taylor" w:date="2025-08-04T09:53:00Z" w16du:dateUtc="2025-08-04T08:53:00Z" w:id="268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n</w:t>
              </w:r>
            </w:ins>
            <w:del w:author="Paul Taylor" w:date="2025-08-04T09:52:00Z" w16du:dateUtc="2025-08-04T08:52:00Z" w:id="269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N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ame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648CB66" w14:textId="77777777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Description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1AFE318" w14:textId="4CD45369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Guided </w:t>
            </w:r>
            <w:ins w:author="Paul Taylor" w:date="2025-08-04T09:53:00Z" w16du:dateUtc="2025-08-04T08:53:00Z" w:id="270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s</w:t>
              </w:r>
            </w:ins>
            <w:del w:author="Paul Taylor" w:date="2025-08-04T09:53:00Z" w16du:dateUtc="2025-08-04T08:53:00Z" w:id="271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S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etup </w:t>
            </w:r>
            <w:ins w:author="Paul Taylor" w:date="2025-08-04T09:53:00Z" w16du:dateUtc="2025-08-04T08:53:00Z" w:id="272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>i</w:t>
              </w:r>
            </w:ins>
            <w:del w:author="Paul Taylor" w:date="2025-08-04T09:53:00Z" w16du:dateUtc="2025-08-04T08:53:00Z" w:id="273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I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nputs</w:t>
            </w:r>
            <w:ins w:author="Paul Taylor" w:date="2025-08-04T09:53:00Z" w16du:dateUtc="2025-08-04T08:53:00Z" w:id="274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 xml:space="preserve"> </w:t>
              </w:r>
            </w:ins>
            <w:r>
              <w:rPr>
                <w:rStyle w:val="legacy-color-text-inverse"/>
                <w:rFonts w:ascii="Arial" w:hAnsi="Arial" w:cs="Arial"/>
                <w:b w:val="0"/>
                <w:bCs/>
              </w:rPr>
              <w:t>/</w:t>
            </w:r>
            <w:del w:author="Paul Taylor" w:date="2025-08-04T09:53:00Z" w16du:dateUtc="2025-08-04T08:53:00Z" w:id="275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 xml:space="preserve"> </w:delText>
              </w:r>
            </w:del>
            <w:ins w:author="Paul Taylor" w:date="2025-08-04T09:53:00Z" w16du:dateUtc="2025-08-04T08:53:00Z" w:id="276">
              <w:r w:rsidR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t xml:space="preserve"> </w:t>
              </w:r>
              <w:r w:rsidR="00D41216">
                <w:rPr>
                  <w:rStyle w:val="legacy-color-text-inverse"/>
                  <w:rFonts w:ascii="Arial" w:hAnsi="Arial" w:cs="Arial"/>
                  <w:bCs/>
                </w:rPr>
                <w:t>e</w:t>
              </w:r>
            </w:ins>
            <w:del w:author="Paul Taylor" w:date="2025-08-04T09:53:00Z" w16du:dateUtc="2025-08-04T08:53:00Z" w:id="277">
              <w:r w:rsidDel="00D41216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E</w:delText>
              </w:r>
            </w:del>
            <w:r>
              <w:rPr>
                <w:rStyle w:val="legacy-color-text-inverse"/>
                <w:rFonts w:ascii="Arial" w:hAnsi="Arial" w:cs="Arial"/>
                <w:b w:val="0"/>
                <w:bCs/>
              </w:rPr>
              <w:t>xplanation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542FEB" w:rsidTr="0805D06E" w14:paraId="59D23359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73A7DDCB" w14:textId="77777777">
            <w:pPr>
              <w:pStyle w:val="Monospaced"/>
              <w:pPrChange w:author="Paul Taylor" w:date="2025-08-04T09:53:00Z" w16du:dateUtc="2025-08-04T08:53:00Z" w:id="278">
                <w:pPr>
                  <w:pStyle w:val="NormalWeb"/>
                </w:pPr>
              </w:pPrChange>
            </w:pPr>
            <w:r>
              <w:t>OUT: Rule Based Assignment Summary​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079B9065" w14:textId="3CB2CBB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Rule-based assignment rules summary​</w:t>
            </w:r>
            <w:ins w:author="Paul Taylor" w:date="2025-08-04T09:55:00Z" w16du:dateUtc="2025-08-04T08:55:00Z" w:id="279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  <w:p w:rsidR="00542FEB" w:rsidRDefault="003308DB" w14:paraId="75FF336D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5A64DA67" w14:textId="2764B51E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Attributes used can be configured​</w:t>
            </w:r>
            <w:ins w:author="Paul Taylor" w:date="2025-08-04T09:55:00Z" w16du:dateUtc="2025-08-04T08:55:00Z" w:id="280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805D06E" w14:paraId="1CF71BA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6A1B7A5B" w14:textId="77777777">
            <w:pPr>
              <w:pStyle w:val="Monospaced"/>
              <w:pPrChange w:author="Paul Taylor" w:date="2025-08-04T09:53:00Z" w16du:dateUtc="2025-08-04T08:53:00Z" w:id="281">
                <w:pPr>
                  <w:pStyle w:val="NormalWeb"/>
                </w:pPr>
              </w:pPrChange>
            </w:pPr>
            <w:r>
              <w:t>INP: Rule Based Assignment​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04591703" w14:textId="7FA95F4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There should be 1 module created for each attribute applied to rule-based assignment​</w:t>
            </w:r>
            <w:ins w:author="Paul Taylor" w:date="2025-08-04T09:55:00Z" w16du:dateUtc="2025-08-04T08:55:00Z" w:id="282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68D47174" w14:textId="69AEFBAC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Should match with </w:t>
            </w:r>
            <w:del w:author="Paul Taylor" w:date="2025-08-04T09:55:00Z" w16du:dateUtc="2025-08-04T08:55:00Z" w:id="283">
              <w:r w:rsidDel="00C3277A">
                <w:rPr>
                  <w:rFonts w:ascii="Arial" w:hAnsi="Arial" w:cs="Arial"/>
                  <w:color w:val="0A2F46" w:themeColor="text1"/>
                </w:rPr>
                <w:delText xml:space="preserve"># </w:delText>
              </w:r>
            </w:del>
            <w:ins w:author="Paul Taylor" w:date="2025-08-04T09:55:00Z" w16du:dateUtc="2025-08-04T08:55:00Z" w:id="284">
              <w:r w:rsidR="00C3277A">
                <w:rPr>
                  <w:rFonts w:ascii="Arial" w:hAnsi="Arial" w:cs="Arial"/>
                  <w:color w:val="0A2F46" w:themeColor="text1"/>
                </w:rPr>
                <w:t xml:space="preserve">number </w:t>
              </w:r>
            </w:ins>
            <w:r>
              <w:rPr>
                <w:rFonts w:ascii="Arial" w:hAnsi="Arial" w:cs="Arial"/>
                <w:color w:val="0A2F46" w:themeColor="text1"/>
              </w:rPr>
              <w:t>of rule-based assignment​</w:t>
            </w:r>
            <w:ins w:author="Paul Taylor" w:date="2025-08-04T09:55:00Z" w16du:dateUtc="2025-08-04T08:55:00Z" w:id="285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805D06E" w14:paraId="74395F9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9116527" w14:textId="77777777">
            <w:pPr>
              <w:pStyle w:val="Monospaced"/>
              <w:pPrChange w:author="Paul Taylor" w:date="2025-08-04T09:53:00Z" w16du:dateUtc="2025-08-04T08:53:00Z" w:id="286">
                <w:pPr>
                  <w:pStyle w:val="NormalWeb"/>
                </w:pPr>
              </w:pPrChange>
            </w:pPr>
            <w:r>
              <w:t>OUT: Rule-Based Segmentation Account Details​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8F8AFD7" w14:textId="1A85536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will show account level details on how accounts match with rules​</w:t>
            </w:r>
            <w:ins w:author="Paul Taylor" w:date="2025-08-04T09:55:00Z" w16du:dateUtc="2025-08-04T08:55:00Z" w:id="287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77E8CD2" w14:textId="2ECBB8A6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  <w:ins w:author="Paul Taylor" w:date="2025-08-04T09:55:00Z" w16du:dateUtc="2025-08-04T08:55:00Z" w:id="288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805D06E" w14:paraId="51C7025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0CED133B" w14:textId="77777777">
            <w:pPr>
              <w:pStyle w:val="Monospaced"/>
              <w:pPrChange w:author="Paul Taylor" w:date="2025-08-04T09:53:00Z" w16du:dateUtc="2025-08-04T08:53:00Z" w:id="289">
                <w:pPr>
                  <w:pStyle w:val="NormalWeb"/>
                </w:pPr>
              </w:pPrChange>
            </w:pPr>
            <w:r>
              <w:t>INP: Attribute Score​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01FCA30A" w14:textId="40B692DD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There should be 1 module created for each attribute applied to score-based assignment​</w:t>
            </w:r>
            <w:ins w:author="Paul Taylor" w:date="2025-08-04T09:55:00Z" w16du:dateUtc="2025-08-04T08:55:00Z" w:id="290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54077173" w14:textId="5681161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Should match with </w:t>
            </w:r>
            <w:del w:author="Paul Taylor" w:date="2025-08-04T09:55:00Z" w16du:dateUtc="2025-08-04T08:55:00Z" w:id="291">
              <w:r w:rsidDel="00C3277A">
                <w:rPr>
                  <w:rFonts w:ascii="Arial" w:hAnsi="Arial" w:cs="Arial"/>
                  <w:color w:val="0A2F46" w:themeColor="text1"/>
                </w:rPr>
                <w:delText xml:space="preserve"># </w:delText>
              </w:r>
            </w:del>
            <w:ins w:author="Paul Taylor" w:date="2025-08-04T09:55:00Z" w16du:dateUtc="2025-08-04T08:55:00Z" w:id="292">
              <w:r w:rsidR="00C3277A">
                <w:rPr>
                  <w:rFonts w:ascii="Arial" w:hAnsi="Arial" w:cs="Arial"/>
                  <w:color w:val="0A2F46" w:themeColor="text1"/>
                </w:rPr>
                <w:t xml:space="preserve">number </w:t>
              </w:r>
            </w:ins>
            <w:r>
              <w:rPr>
                <w:rFonts w:ascii="Arial" w:hAnsi="Arial" w:cs="Arial"/>
                <w:color w:val="0A2F46" w:themeColor="text1"/>
              </w:rPr>
              <w:t>of score-based assignment​</w:t>
            </w:r>
            <w:ins w:author="Paul Taylor" w:date="2025-08-04T09:55:00Z" w16du:dateUtc="2025-08-04T08:55:00Z" w:id="293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805D06E" w14:paraId="0643957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C98392C" w14:textId="77777777">
            <w:pPr>
              <w:pStyle w:val="Monospaced"/>
              <w:pPrChange w:author="Paul Taylor" w:date="2025-08-04T09:53:00Z" w16du:dateUtc="2025-08-04T08:53:00Z" w:id="294">
                <w:pPr>
                  <w:pStyle w:val="NormalWeb"/>
                </w:pPr>
              </w:pPrChange>
            </w:pPr>
            <w:r>
              <w:t>INP: Account Segment Metric Selection​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50F55A50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defines what attribute is included to calculate the account score.​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6F96A226" w14:textId="3BF59D3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dimensionality can be configured​</w:t>
            </w:r>
            <w:ins w:author="Paul Taylor" w:date="2025-08-04T09:55:00Z" w16du:dateUtc="2025-08-04T08:55:00Z" w:id="295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805D06E" w:rsidTr="0805D06E" w14:paraId="5850AB7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4E6D623C" w14:textId="3568D19C">
            <w:pPr>
              <w:pStyle w:val="Monospaced"/>
              <w:rPr>
                <w:highlight w:val="cyan"/>
                <w:rPrChange w:author="Ankit Shah" w:date="2025-11-11T20:26:50.623Z" w:id="1996175305"/>
              </w:rPr>
            </w:pPr>
            <w:commentRangeStart w:id="1899956080"/>
            <w:r w:rsidRPr="0805D06E" w:rsidR="0805D06E">
              <w:rPr>
                <w:highlight w:val="cyan"/>
                <w:rPrChange w:author="Ankit Shah" w:date="2025-11-11T20:26:50.622Z" w:id="521494237"/>
              </w:rPr>
              <w:t xml:space="preserve">SYS: </w:t>
            </w:r>
            <w:r w:rsidRPr="0805D06E" w:rsidR="7CA8821E">
              <w:rPr>
                <w:highlight w:val="cyan"/>
                <w:rPrChange w:author="Ankit Shah" w:date="2025-11-11T20:26:50.622Z" w:id="1550336762"/>
              </w:rPr>
              <w:t xml:space="preserve">Segmentation </w:t>
            </w:r>
            <w:r w:rsidRPr="0805D06E" w:rsidR="0805D06E">
              <w:rPr>
                <w:highlight w:val="cyan"/>
                <w:rPrChange w:author="Ankit Shah" w:date="2025-11-11T20:26:50.622Z" w:id="1444038498"/>
              </w:rPr>
              <w:t>Rule Shadow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59FBB444" w14:textId="46E6B7BD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4Z" w:id="1542099701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</w:pP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3Z" w:id="2055920913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This module holds the mapping of a shadow rule list that allows for 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4Z" w:id="791112253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Rule to Rule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4Z" w:id="1478809855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 continuous Comparison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5543A773" w14:textId="5EB93E62">
            <w:pPr>
              <w:pStyle w:val="NormalWeb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4Z" w:id="1367850605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</w:pP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4Z" w:id="967192293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Ensure that the count of Rule Shadow is always greater than or equal to the count of </w:t>
            </w:r>
            <w:r w:rsidRPr="0805D06E" w:rsidR="703F6FAC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4Z" w:id="1750380065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Segment Assignment Rules</w:t>
            </w:r>
            <w:commentRangeEnd w:id="1899956080"/>
            <w:r>
              <w:rPr>
                <w:rStyle w:val="CommentReference"/>
              </w:rPr>
              <w:commentReference w:id="1899956080"/>
            </w:r>
          </w:p>
        </w:tc>
      </w:tr>
      <w:tr w:rsidR="0805D06E" w:rsidTr="0805D06E" w14:paraId="7425A36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60E1AFEC" w14:textId="48407384">
            <w:pPr>
              <w:pStyle w:val="Monospaced"/>
              <w:rPr>
                <w:highlight w:val="cyan"/>
                <w:rPrChange w:author="Ankit Shah" w:date="2025-11-11T20:26:50.625Z" w:id="1566507850"/>
              </w:rPr>
            </w:pPr>
            <w:r w:rsidRPr="0805D06E" w:rsidR="0805D06E">
              <w:rPr>
                <w:highlight w:val="cyan"/>
                <w:rPrChange w:author="Ankit Shah" w:date="2025-11-11T20:26:50.624Z" w:id="1294388632"/>
              </w:rPr>
              <w:t xml:space="preserve">CAL: </w:t>
            </w:r>
            <w:r w:rsidRPr="0805D06E" w:rsidR="7D308358">
              <w:rPr>
                <w:highlight w:val="cyan"/>
                <w:rPrChange w:author="Ankit Shah" w:date="2025-11-11T20:26:50.624Z" w:id="302210077"/>
              </w:rPr>
              <w:t>Segment Rule Conflicts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5C66057E" w14:textId="5EF3FD5F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5Z" w:id="97774713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</w:pP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5Z" w:id="641264990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This module allows for 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5Z" w:id="1629898924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Rule to Rule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5Z" w:id="1857299251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 comparison to occur to 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5Z" w:id="1907338038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identify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5Z" w:id="1616142860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 any overlapping rule assignments to any given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32E573A8" w14:textId="5221EA79">
            <w:pPr>
              <w:pStyle w:val="NormalWeb"/>
              <w:spacing w:line="240" w:lineRule="auto"/>
              <w:jc w:val="left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6Z" w:id="1839298933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</w:pP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5Z" w:id="681353511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This will only show up to 5 conflicts. 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6Z" w:id="876810053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Additional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6Z" w:id="589306014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 columns will be needed if more than 5 conflicts want to be show at a time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</w:rPr>
              <w:t xml:space="preserve"> </w:t>
            </w:r>
          </w:p>
        </w:tc>
      </w:tr>
      <w:tr w:rsidR="0805D06E" w:rsidTr="0805D06E" w14:paraId="68514EB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2522E0E2" w14:textId="79B4D318">
            <w:pPr>
              <w:pStyle w:val="Monospaced"/>
              <w:rPr>
                <w:highlight w:val="cyan"/>
                <w:rPrChange w:author="Ankit Shah" w:date="2025-11-11T20:26:50.626Z" w:id="929095759"/>
              </w:rPr>
            </w:pPr>
            <w:r w:rsidRPr="0805D06E" w:rsidR="0805D06E">
              <w:rPr>
                <w:highlight w:val="cyan"/>
                <w:rPrChange w:author="Ankit Shah" w:date="2025-11-11T20:26:50.626Z" w:id="2024402174"/>
              </w:rPr>
              <w:t xml:space="preserve">OUT: </w:t>
            </w:r>
            <w:r w:rsidRPr="0805D06E" w:rsidR="24163FDA">
              <w:rPr>
                <w:highlight w:val="cyan"/>
                <w:rPrChange w:author="Ankit Shah" w:date="2025-11-11T20:26:50.626Z" w:id="912869224"/>
              </w:rPr>
              <w:t>Segment Assignment Rule Conflicts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5308ABD4" w14:textId="27E51865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6Z" w:id="1333453285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</w:pP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6Z" w:id="639323127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This module shows the comparison of selected attribute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6Z" w:id="1493552831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s per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56DDB81B" w14:textId="18DE7A32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7Z" w:id="1375396989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</w:pP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6Z" w:id="1597947419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Select a rule in INP: </w:t>
            </w:r>
            <w:r w:rsidRPr="0805D06E" w:rsidR="23CB31C7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6Z" w:id="496424068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Comparison Segmentation Rule</w:t>
            </w:r>
            <w:r w:rsidRPr="0805D06E" w:rsidR="0805D06E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7Z" w:id="1080545111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 to compare with other rules</w:t>
            </w:r>
          </w:p>
        </w:tc>
      </w:tr>
      <w:tr w:rsidR="0805D06E" w:rsidTr="0805D06E" w14:paraId="54E7169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46A9190" w:rsidP="0805D06E" w:rsidRDefault="146A9190" w14:paraId="33D29D8E" w14:textId="7A33232D">
            <w:pPr>
              <w:pStyle w:val="Monospaced"/>
              <w:rPr>
                <w:highlight w:val="cyan"/>
                <w:rPrChange w:author="Ankit Shah" w:date="2025-11-11T20:26:50.627Z" w:id="876615298"/>
              </w:rPr>
              <w:pPrChange w:author="Ankit Shah" w:date="2025-11-11T20:23:06.754Z">
                <w:pPr/>
              </w:pPrChange>
            </w:pPr>
            <w:r w:rsidRPr="0805D06E" w:rsidR="146A9190">
              <w:rPr>
                <w:highlight w:val="cyan"/>
                <w:rPrChange w:author="Ankit Shah" w:date="2025-11-11T20:26:50.627Z" w:id="538148945"/>
              </w:rPr>
              <w:t>CAL: Segment Rule Conflict List Filter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146A9190" w:rsidP="0805D06E" w:rsidRDefault="146A9190" w14:paraId="36ECD94C" w14:textId="67E550C6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7Z" w:id="1026504835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</w:pPr>
            <w:r w:rsidRPr="0805D06E" w:rsidR="146A9190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7Z" w:id="1463106112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This module </w:t>
            </w:r>
            <w:r w:rsidRPr="0805D06E" w:rsidR="146A9190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7Z" w:id="2075261951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>determines</w:t>
            </w:r>
            <w:r w:rsidRPr="0805D06E" w:rsidR="146A9190"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7Z" w:id="728733816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t xml:space="preserve"> the UX filters for Rule Comparison and Rule Conflict Resolution</w:t>
            </w:r>
          </w:p>
          <w:p w:rsidR="0805D06E" w:rsidP="0805D06E" w:rsidRDefault="0805D06E" w14:paraId="553E1F36" w14:textId="2EF519C3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8Z" w:id="1823548684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7B8E5DDF" w14:textId="2AB42E95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0.628Z" w:id="46316120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23:06.755Z">
                <w:pPr/>
              </w:pPrChange>
            </w:pPr>
          </w:p>
        </w:tc>
      </w:tr>
      <w:tr w:rsidR="00542FEB" w:rsidTr="0805D06E" w14:paraId="53E29C28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00D78C03" w14:textId="77777777">
            <w:pPr>
              <w:pStyle w:val="Monospaced"/>
              <w:pPrChange w:author="Paul Taylor" w:date="2025-08-04T09:53:00Z" w16du:dateUtc="2025-08-04T08:53:00Z" w:id="296">
                <w:pPr>
                  <w:pStyle w:val="NormalWeb"/>
                </w:pPr>
              </w:pPrChange>
            </w:pPr>
            <w:r>
              <w:t>SYS: Account Segmentation Metric Define​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0EFD451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is a system module which is used to calculate the account score depending on if the attributes applied is a numeric or categorical attribute. It's using the LISS.​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BB0FCFF" w14:textId="5A46B86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</w:t>
            </w:r>
            <w:ins w:author="Paul Taylor" w:date="2025-08-04T09:55:00Z" w16du:dateUtc="2025-08-04T08:55:00Z" w:id="297">
              <w:r w:rsidR="00C3277A">
                <w:rPr>
                  <w:rFonts w:ascii="Arial" w:hAnsi="Arial" w:cs="Arial"/>
                  <w:color w:val="0A2F46" w:themeColor="text1"/>
                </w:rPr>
                <w:t>.</w:t>
              </w:r>
            </w:ins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</w:tr>
      <w:tr w:rsidR="00542FEB" w:rsidTr="0805D06E" w14:paraId="4CC84EE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FE686BF" w14:textId="77777777">
            <w:pPr>
              <w:pStyle w:val="Monospaced"/>
              <w:pPrChange w:author="Paul Taylor" w:date="2025-08-04T09:53:00Z" w16du:dateUtc="2025-08-04T08:53:00Z" w:id="298">
                <w:pPr>
                  <w:pStyle w:val="NormalWeb"/>
                </w:pPr>
              </w:pPrChange>
            </w:pPr>
            <w:r>
              <w:t>CAL: Account Scoring Firmographics (For Collect)​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78AD865E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consolidates all the metrics that will be used to calculate the account score. It's used to create LISS.​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408BF2F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Metrics are dependent on attributes included to calculate account score​</w:t>
            </w:r>
          </w:p>
        </w:tc>
      </w:tr>
      <w:tr w:rsidR="00542FEB" w:rsidTr="0805D06E" w14:paraId="7512B7A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4E9B2B4A" w14:textId="77777777">
            <w:pPr>
              <w:pStyle w:val="Monospaced"/>
              <w:pPrChange w:author="Paul Taylor" w:date="2025-08-04T09:53:00Z" w16du:dateUtc="2025-08-04T08:53:00Z" w:id="299">
                <w:pPr>
                  <w:pStyle w:val="NormalWeb"/>
                </w:pPr>
              </w:pPrChange>
            </w:pPr>
            <w:r>
              <w:t>CAL: Account Scoring Firmographics (Collect)​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5E5BC35E" w14:textId="207A30D0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module collect</w:t>
            </w:r>
            <w:ins w:author="Paul Taylor" w:date="2025-08-04T09:55:00Z" w16du:dateUtc="2025-08-04T08:55:00Z" w:id="300">
              <w:r w:rsidR="00C3277A">
                <w:rPr>
                  <w:rFonts w:ascii="Arial" w:hAnsi="Arial" w:cs="Arial"/>
                  <w:color w:val="0A2F46" w:themeColor="text1"/>
                </w:rPr>
                <w:t>s</w:t>
              </w:r>
            </w:ins>
            <w:r>
              <w:rPr>
                <w:rFonts w:ascii="Arial" w:hAnsi="Arial" w:cs="Arial"/>
                <w:color w:val="0A2F46" w:themeColor="text1"/>
              </w:rPr>
              <w:t xml:space="preserve"> the account data and match account data into score bucket.​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0162C5B8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Metrics are dependent on attributes included to calculate account score​</w:t>
            </w:r>
          </w:p>
        </w:tc>
      </w:tr>
    </w:tbl>
    <w:p w:rsidR="00542FEB" w:rsidP="4B6D5633" w:rsidRDefault="003308DB" w14:paraId="4547CBC8" w14:textId="77777777">
      <w:pPr>
        <w:pStyle w:val="Runbook-Header3"/>
        <w:pageBreakBefore/>
        <w:spacing w:before="240"/>
        <w:rPr>
          <w:rFonts w:eastAsiaTheme="minorEastAsia"/>
        </w:rPr>
      </w:pPr>
      <w:r>
        <w:t>Operating Condition Key Modules</w:t>
      </w:r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776"/>
        <w:gridCol w:w="4535"/>
        <w:gridCol w:w="3479"/>
      </w:tblGrid>
      <w:tr w:rsidR="00542FEB" w:rsidTr="0805D06E" w14:paraId="491CE9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6A1CF33C" w14:textId="2541AF02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Generic </w:t>
            </w:r>
            <w:del w:author="Paul Taylor" w:date="2025-08-04T10:48:00Z" w16du:dateUtc="2025-08-04T09:48:00Z" w:id="301">
              <w:r w:rsidDel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delText xml:space="preserve">Module </w:delText>
              </w:r>
            </w:del>
            <w:ins w:author="Paul Taylor" w:date="2025-08-04T10:48:00Z" w16du:dateUtc="2025-08-04T09:48:00Z" w:id="302"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>m</w:t>
              </w:r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 xml:space="preserve">odule </w:t>
              </w:r>
            </w:ins>
            <w:del w:author="Paul Taylor" w:date="2025-08-04T10:48:00Z" w16du:dateUtc="2025-08-04T09:48:00Z" w:id="303">
              <w:r w:rsidDel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Name</w:delText>
              </w:r>
            </w:del>
            <w:ins w:author="Paul Taylor" w:date="2025-08-04T10:48:00Z" w16du:dateUtc="2025-08-04T09:48:00Z" w:id="304"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>n</w:t>
              </w:r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>ame</w:t>
              </w:r>
            </w:ins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73AC3603" w14:textId="77777777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>Description</w:t>
            </w:r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0A0FC8A" w14:textId="18025B3F">
            <w:pPr>
              <w:pStyle w:val="NormalWeb"/>
              <w:jc w:val="center"/>
              <w:rPr>
                <w:rFonts w:ascii="Arial" w:hAnsi="Arial" w:cs="Arial"/>
                <w:color w:val="0A2F46" w:themeColor="text1"/>
              </w:rPr>
            </w:pPr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Guided </w:t>
            </w:r>
            <w:del w:author="Paul Taylor" w:date="2025-08-04T10:48:00Z" w16du:dateUtc="2025-08-04T09:48:00Z" w:id="305">
              <w:r w:rsidDel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delText xml:space="preserve">Setup </w:delText>
              </w:r>
            </w:del>
            <w:ins w:author="Paul Taylor" w:date="2025-08-04T10:48:00Z" w16du:dateUtc="2025-08-04T09:48:00Z" w:id="306"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>s</w:t>
              </w:r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 xml:space="preserve">etup </w:t>
              </w:r>
            </w:ins>
            <w:del w:author="Paul Taylor" w:date="2025-08-04T10:48:00Z" w16du:dateUtc="2025-08-04T09:48:00Z" w:id="307">
              <w:r w:rsidDel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Inputs</w:delText>
              </w:r>
            </w:del>
            <w:ins w:author="Paul Taylor" w:date="2025-08-04T10:48:00Z" w16du:dateUtc="2025-08-04T09:48:00Z" w:id="308"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>i</w:t>
              </w:r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>nputs</w:t>
              </w:r>
            </w:ins>
            <w:r>
              <w:rPr>
                <w:rStyle w:val="legacy-color-text-inverse"/>
                <w:rFonts w:ascii="Arial" w:hAnsi="Arial" w:cs="Arial"/>
                <w:b w:val="0"/>
                <w:bCs/>
              </w:rPr>
              <w:t xml:space="preserve">/ </w:t>
            </w:r>
            <w:del w:author="Paul Taylor" w:date="2025-08-04T10:48:00Z" w16du:dateUtc="2025-08-04T09:48:00Z" w:id="309">
              <w:r w:rsidDel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delText>Explanation</w:delText>
              </w:r>
            </w:del>
            <w:ins w:author="Paul Taylor" w:date="2025-08-04T10:48:00Z" w16du:dateUtc="2025-08-04T09:48:00Z" w:id="310"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>e</w:t>
              </w:r>
              <w:r w:rsidR="00AF7CC0">
                <w:rPr>
                  <w:rStyle w:val="legacy-color-text-inverse"/>
                  <w:rFonts w:ascii="Arial" w:hAnsi="Arial" w:cs="Arial"/>
                  <w:b w:val="0"/>
                  <w:bCs/>
                </w:rPr>
                <w:t>xplanation</w:t>
              </w:r>
            </w:ins>
            <w:r>
              <w:rPr>
                <w:rStyle w:val="legacy-color-text-inverse"/>
                <w:rFonts w:ascii="Arial" w:hAnsi="Arial" w:cs="Arial"/>
              </w:rPr>
              <w:t>​</w:t>
            </w:r>
          </w:p>
        </w:tc>
      </w:tr>
      <w:tr w:rsidR="00542FEB" w:rsidTr="0805D06E" w14:paraId="41A369D8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B04FFBE" w14:textId="77777777">
            <w:pPr>
              <w:pStyle w:val="Monospaced"/>
              <w:pPrChange w:author="Paul Taylor" w:date="2025-08-04T09:56:00Z" w16du:dateUtc="2025-08-04T08:56:00Z" w:id="311">
                <w:pPr>
                  <w:pStyle w:val="NormalWeb"/>
                </w:pPr>
              </w:pPrChange>
            </w:pPr>
            <w:r>
              <w:t>INP: Planning Sales Hierarchy Rule Summary​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5C5E69" w14:paraId="521361E6" w14:textId="0408E88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ins w:author="Paul Taylor" w:date="2025-08-04T09:57:00Z" w16du:dateUtc="2025-08-04T08:57:00Z" w:id="312">
              <w:r>
                <w:rPr>
                  <w:rFonts w:ascii="Arial" w:hAnsi="Arial" w:cs="Arial"/>
                  <w:color w:val="0A2F46" w:themeColor="text1"/>
                </w:rPr>
                <w:t>Summary of p</w:t>
              </w:r>
            </w:ins>
            <w:del w:author="Paul Taylor" w:date="2025-08-04T09:57:00Z" w16du:dateUtc="2025-08-04T08:57:00Z" w:id="313">
              <w:r w:rsidDel="005C5E69" w:rsidR="003308DB">
                <w:rPr>
                  <w:rFonts w:ascii="Arial" w:hAnsi="Arial" w:cs="Arial"/>
                  <w:color w:val="0A2F46" w:themeColor="text1"/>
                </w:rPr>
                <w:delText>P</w:delText>
              </w:r>
            </w:del>
            <w:r w:rsidR="003308DB">
              <w:rPr>
                <w:rFonts w:ascii="Arial" w:hAnsi="Arial" w:cs="Arial"/>
                <w:color w:val="0A2F46" w:themeColor="text1"/>
              </w:rPr>
              <w:t>lanning sales hierarchy rules</w:t>
            </w:r>
            <w:del w:author="Paul Taylor" w:date="2025-08-04T09:57:00Z" w16du:dateUtc="2025-08-04T08:57:00Z" w:id="314">
              <w:r w:rsidDel="005C5E69" w:rsidR="003308DB">
                <w:rPr>
                  <w:rFonts w:ascii="Arial" w:hAnsi="Arial" w:cs="Arial"/>
                  <w:color w:val="0A2F46" w:themeColor="text1"/>
                </w:rPr>
                <w:delText xml:space="preserve"> summary​</w:delText>
              </w:r>
            </w:del>
            <w:ins w:author="Paul Taylor" w:date="2025-08-04T09:56:00Z" w16du:dateUtc="2025-08-04T08:56:00Z" w:id="315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  <w:p w:rsidR="00542FEB" w:rsidRDefault="003308DB" w14:paraId="4C9F90CA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082863A" w14:textId="06A8CE31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Attributes used can be configured​</w:t>
            </w:r>
            <w:ins w:author="Paul Taylor" w:date="2025-08-04T09:56:00Z" w16du:dateUtc="2025-08-04T08:56:00Z" w:id="316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805D06E" w14:paraId="33AE882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4A6427AD" w14:textId="77777777">
            <w:pPr>
              <w:pStyle w:val="Monospaced"/>
              <w:pPrChange w:author="Paul Taylor" w:date="2025-08-04T09:56:00Z" w16du:dateUtc="2025-08-04T08:56:00Z" w:id="317">
                <w:pPr>
                  <w:pStyle w:val="NormalWeb"/>
                </w:pPr>
              </w:pPrChange>
            </w:pPr>
            <w:r>
              <w:t>INP: Planning Sales Hierarchy Rule​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C1D1DF7" w14:textId="0887715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There should be </w:t>
            </w:r>
            <w:ins w:author="Paul Taylor" w:date="2025-08-04T09:56:00Z" w16du:dateUtc="2025-08-04T08:56:00Z" w:id="318">
              <w:r w:rsidR="0016130E">
                <w:rPr>
                  <w:rFonts w:ascii="Arial" w:hAnsi="Arial" w:cs="Arial"/>
                  <w:color w:val="0A2F46" w:themeColor="text1"/>
                </w:rPr>
                <w:t>one</w:t>
              </w:r>
            </w:ins>
            <w:del w:author="Paul Taylor" w:date="2025-08-04T09:56:00Z" w16du:dateUtc="2025-08-04T08:56:00Z" w:id="319">
              <w:r w:rsidDel="0016130E">
                <w:rPr>
                  <w:rFonts w:ascii="Arial" w:hAnsi="Arial" w:cs="Arial"/>
                  <w:color w:val="0A2F46" w:themeColor="text1"/>
                </w:rPr>
                <w:delText>1</w:delText>
              </w:r>
            </w:del>
            <w:r>
              <w:rPr>
                <w:rFonts w:ascii="Arial" w:hAnsi="Arial" w:cs="Arial"/>
                <w:color w:val="0A2F46" w:themeColor="text1"/>
              </w:rPr>
              <w:t xml:space="preserve"> module created for each attribute applied</w:t>
            </w:r>
            <w:ins w:author="Paul Taylor" w:date="2025-08-04T09:56:00Z" w16du:dateUtc="2025-08-04T08:56:00Z" w:id="320">
              <w:r w:rsidR="0016130E">
                <w:rPr>
                  <w:rFonts w:ascii="Arial" w:hAnsi="Arial" w:cs="Arial"/>
                  <w:color w:val="0A2F46" w:themeColor="text1"/>
                </w:rPr>
                <w:t>,</w:t>
              </w:r>
            </w:ins>
            <w:r>
              <w:rPr>
                <w:rFonts w:ascii="Arial" w:hAnsi="Arial" w:cs="Arial"/>
                <w:color w:val="0A2F46" w:themeColor="text1"/>
              </w:rPr>
              <w:t xml:space="preserve"> to create rules for planning sales hierarchy creation​</w:t>
            </w:r>
            <w:ins w:author="Paul Taylor" w:date="2025-08-04T09:56:00Z" w16du:dateUtc="2025-08-04T08:56:00Z" w:id="321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74135196" w14:textId="52D75974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Should match with </w:t>
            </w:r>
            <w:del w:author="Paul Taylor" w:date="2025-08-04T09:56:00Z" w16du:dateUtc="2025-08-04T08:56:00Z" w:id="322">
              <w:r w:rsidDel="0016130E">
                <w:rPr>
                  <w:rFonts w:ascii="Arial" w:hAnsi="Arial" w:cs="Arial"/>
                  <w:color w:val="0A2F46" w:themeColor="text1"/>
                </w:rPr>
                <w:delText xml:space="preserve"># </w:delText>
              </w:r>
            </w:del>
            <w:ins w:author="Paul Taylor" w:date="2025-08-04T09:56:00Z" w16du:dateUtc="2025-08-04T08:56:00Z" w:id="323">
              <w:r w:rsidR="0016130E">
                <w:rPr>
                  <w:rFonts w:ascii="Arial" w:hAnsi="Arial" w:cs="Arial"/>
                  <w:color w:val="0A2F46" w:themeColor="text1"/>
                </w:rPr>
                <w:t xml:space="preserve">number </w:t>
              </w:r>
            </w:ins>
            <w:r>
              <w:rPr>
                <w:rFonts w:ascii="Arial" w:hAnsi="Arial" w:cs="Arial"/>
                <w:color w:val="0A2F46" w:themeColor="text1"/>
              </w:rPr>
              <w:t>of attributes applied​</w:t>
            </w:r>
            <w:ins w:author="Paul Taylor" w:date="2025-08-04T09:56:00Z" w16du:dateUtc="2025-08-04T08:56:00Z" w:id="324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805D06E" w:rsidTr="0805D06E" w14:paraId="43DF9D18">
        <w:trPr>
          <w:trHeight w:val="300"/>
          <w:ins w:author="Ankit Shah" w:date="2025-11-11T20:16:39.692Z" w16du:dateUtc="2025-11-11T20:16:39.692Z" w:id="1000518692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60C6D7A7" w:rsidP="0805D06E" w:rsidRDefault="60C6D7A7" w14:paraId="0B13A4A5" w14:textId="6E826726">
            <w:pPr>
              <w:pStyle w:val="Monospaced"/>
              <w:rPr>
                <w:highlight w:val="cyan"/>
                <w:rPrChange w:author="Ankit Shah" w:date="2025-11-11T20:26:55.761Z" w:id="714889921"/>
              </w:rPr>
              <w:pPrChange w:author="Ankit Shah" w:date="2025-11-11T20:16:39.691Z">
                <w:pPr/>
              </w:pPrChange>
            </w:pPr>
            <w:commentRangeStart w:id="355964901"/>
            <w:ins w:author="Ankit Shah" w:date="2025-11-11T20:16:52.805Z" w:id="1981302110">
              <w:r w:rsidRPr="0805D06E" w:rsidR="60C6D7A7">
                <w:rPr>
                  <w:highlight w:val="cyan"/>
                  <w:rPrChange w:author="Ankit Shah" w:date="2025-11-11T20:26:55.761Z" w:id="1270691413"/>
                </w:rPr>
                <w:t>OUT: GTM Planning Rule Conflict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60C6D7A7" w:rsidP="0805D06E" w:rsidRDefault="60C6D7A7" w14:paraId="4CF574BB" w14:textId="1635D317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1Z" w:id="145653664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16:39.691Z">
                <w:pPr/>
              </w:pPrChange>
            </w:pPr>
            <w:ins w:author="Ankit Shah" w:date="2025-11-11T20:17:47.558Z" w:id="1432192480">
              <w:r w:rsidRPr="0805D06E" w:rsidR="60C6D7A7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1Z" w:id="1188948961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This module shows up to 5 </w:t>
              </w:r>
            </w:ins>
            <w:ins w:author="Ankit Shah" w:date="2025-11-11T20:18:23.356Z" w:id="1136147859">
              <w:r w:rsidRPr="0805D06E" w:rsidR="60C6D7A7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1Z" w:id="1977681784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rule-based </w:t>
              </w:r>
            </w:ins>
            <w:ins w:author="Ankit Shah" w:date="2025-11-11T20:17:47.558Z" w:id="1001215780">
              <w:r w:rsidRPr="0805D06E" w:rsidR="60C6D7A7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1Z" w:id="1184873330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conflicts per rule.</w:t>
              </w:r>
              <w:r w:rsidRPr="0805D06E" w:rsidR="60C6D7A7">
                <w:rPr>
                  <w:rFonts w:ascii="Arial" w:hAnsi="Arial" w:cs="Arial"/>
                  <w:color w:val="0A2F46" w:themeColor="text2" w:themeTint="FF" w:themeShade="FF"/>
                </w:rPr>
                <w:t xml:space="preserve"> 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5B38DB0D" w14:textId="0270FD94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1Z" w:id="1066770643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16:39.692Z">
                <w:pPr/>
              </w:pPrChange>
            </w:pPr>
            <w:commentRangeEnd w:id="355964901"/>
            <w:r>
              <w:rPr>
                <w:rStyle w:val="CommentReference"/>
              </w:rPr>
              <w:commentReference w:id="355964901"/>
            </w:r>
          </w:p>
        </w:tc>
      </w:tr>
      <w:tr w:rsidR="0805D06E" w:rsidTr="0805D06E" w14:paraId="4869F698">
        <w:trPr>
          <w:trHeight w:val="300"/>
          <w:ins w:author="Ankit Shah" w:date="2025-11-11T20:16:37.257Z" w16du:dateUtc="2025-11-11T20:16:37.257Z" w:id="850603384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60C6D7A7" w:rsidP="0805D06E" w:rsidRDefault="60C6D7A7" w14:paraId="6E58F5FD" w14:textId="215223A0">
            <w:pPr>
              <w:pStyle w:val="Monospaced"/>
              <w:rPr>
                <w:highlight w:val="cyan"/>
                <w:rPrChange w:author="Ankit Shah" w:date="2025-11-11T20:26:55.761Z" w:id="39005234"/>
              </w:rPr>
              <w:pPrChange w:author="Ankit Shah" w:date="2025-11-11T20:16:37.255Z">
                <w:pPr/>
              </w:pPrChange>
            </w:pPr>
            <w:ins w:author="Ankit Shah" w:date="2025-11-11T20:16:59.556Z" w:id="1125265249">
              <w:r w:rsidRPr="0805D06E" w:rsidR="60C6D7A7">
                <w:rPr>
                  <w:highlight w:val="cyan"/>
                  <w:rPrChange w:author="Ankit Shah" w:date="2025-11-11T20:26:55.761Z" w:id="501507188"/>
                </w:rPr>
                <w:t>OUT: Planning Rule Conflict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EBE199B" w:rsidP="0805D06E" w:rsidRDefault="5EBE199B" w14:paraId="0ADA8DF2" w14:textId="27E51865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2Z" w:id="358011602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16:37.256Z">
                <w:pPr/>
              </w:pPrChange>
            </w:pPr>
            <w:ins w:author="Ankit Shah" w:date="2025-11-11T20:18:59.908Z" w:id="1063884461"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1Z" w:id="1536590979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This module shows the comparison of selected attribute</w:t>
              </w:r>
            </w:ins>
            <w:ins w:author="Ankit Shah" w:date="2025-11-11T20:19:01.929Z" w:id="820077291"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1916720646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s per rule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EBE199B" w:rsidP="0805D06E" w:rsidRDefault="5EBE199B" w14:paraId="1D874806" w14:textId="796A42F0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2Z" w:id="2087519870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16:37.256Z">
                <w:pPr/>
              </w:pPrChange>
            </w:pPr>
            <w:ins w:author="Ankit Shah" w:date="2025-11-11T20:19:20.356Z" w:id="1214674421"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242753969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Select a rule in INP: Comparison Planning Rule to compare with other rules</w:t>
              </w:r>
            </w:ins>
          </w:p>
        </w:tc>
      </w:tr>
      <w:tr w:rsidR="0805D06E" w:rsidTr="0805D06E" w14:paraId="4E35BC87">
        <w:trPr>
          <w:trHeight w:val="300"/>
          <w:ins w:author="Ankit Shah" w:date="2025-11-11T20:16:33.969Z" w16du:dateUtc="2025-11-11T20:16:33.969Z" w:id="1206327136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EBE199B" w:rsidP="0805D06E" w:rsidRDefault="5EBE199B" w14:paraId="5AC2A13E" w14:textId="061A2ECA">
            <w:pPr>
              <w:pStyle w:val="Monospaced"/>
              <w:rPr>
                <w:highlight w:val="cyan"/>
                <w:rPrChange w:author="Ankit Shah" w:date="2025-11-11T20:26:55.762Z" w:id="72112837"/>
              </w:rPr>
              <w:pPrChange w:author="Ankit Shah" w:date="2025-11-11T20:16:33.967Z">
                <w:pPr/>
              </w:pPrChange>
            </w:pPr>
            <w:ins w:author="Ankit Shah" w:date="2025-11-11T20:19:33.321Z" w:id="1796228988">
              <w:r w:rsidRPr="0805D06E" w:rsidR="5EBE199B">
                <w:rPr>
                  <w:highlight w:val="cyan"/>
                  <w:rPrChange w:author="Ankit Shah" w:date="2025-11-11T20:26:55.762Z" w:id="984608019"/>
                </w:rPr>
                <w:t xml:space="preserve">SYS: </w:t>
              </w:r>
              <w:r w:rsidRPr="0805D06E" w:rsidR="5EBE199B">
                <w:rPr>
                  <w:highlight w:val="cyan"/>
                  <w:rPrChange w:author="Ankit Shah" w:date="2025-11-11T20:26:55.762Z" w:id="763701841"/>
                </w:rPr>
                <w:t>Rule</w:t>
              </w:r>
              <w:r w:rsidRPr="0805D06E" w:rsidR="5EBE199B">
                <w:rPr>
                  <w:highlight w:val="cyan"/>
                  <w:rPrChange w:author="Ankit Shah" w:date="2025-11-11T20:26:55.762Z" w:id="1190934994"/>
                </w:rPr>
                <w:t xml:space="preserve"> Shadow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EBE199B" w:rsidP="0805D06E" w:rsidRDefault="5EBE199B" w14:paraId="6E51D2A5" w14:textId="46E6B7BD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2Z" w:id="1608977358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16:33.968Z">
                <w:pPr/>
              </w:pPrChange>
            </w:pPr>
            <w:ins w:author="Ankit Shah" w:date="2025-11-11T20:19:52.553Z" w:id="1281860093"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288835867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This module holds the mapping of a shadow rule list that allows for 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1229360601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Rule to Rule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1906070473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 continuous Comparison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</w:rPr>
                <w:t xml:space="preserve"> 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EBE199B" w:rsidP="0805D06E" w:rsidRDefault="5EBE199B" w14:paraId="00D0B127" w14:textId="2BAB48A2">
            <w:pPr>
              <w:pStyle w:val="NormalWeb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2Z" w:id="1302662877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20:31.78Z">
                <w:pPr/>
              </w:pPrChange>
            </w:pPr>
            <w:ins w:author="Ankit Shah" w:date="2025-11-11T20:20:43.52Z" w:id="2107370935"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637158739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Ensure that the count of Rule Shadow is always greater than or equal to the count of Planning Hierarchy Rules</w:t>
              </w:r>
            </w:ins>
          </w:p>
        </w:tc>
      </w:tr>
      <w:tr w:rsidR="0805D06E" w:rsidTr="0805D06E" w14:paraId="2C96F8DE">
        <w:trPr>
          <w:trHeight w:val="300"/>
          <w:ins w:author="Ankit Shah" w:date="2025-11-11T20:20:46.404Z" w16du:dateUtc="2025-11-11T20:20:46.404Z" w:id="1968722343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EBE199B" w:rsidP="0805D06E" w:rsidRDefault="5EBE199B" w14:paraId="34E7EE92" w14:textId="5FE172FD">
            <w:pPr>
              <w:pStyle w:val="Monospaced"/>
              <w:rPr>
                <w:highlight w:val="cyan"/>
                <w:rPrChange w:author="Ankit Shah" w:date="2025-11-11T20:26:55.762Z" w:id="1324087540"/>
              </w:rPr>
              <w:pPrChange w:author="Ankit Shah" w:date="2025-11-11T20:20:46.402Z">
                <w:pPr/>
              </w:pPrChange>
            </w:pPr>
            <w:ins w:author="Ankit Shah" w:date="2025-11-11T20:20:59.99Z" w:id="721499413">
              <w:r w:rsidRPr="0805D06E" w:rsidR="5EBE199B">
                <w:rPr>
                  <w:highlight w:val="cyan"/>
                  <w:rPrChange w:author="Ankit Shah" w:date="2025-11-11T20:26:55.762Z" w:id="2031814188"/>
                </w:rPr>
                <w:t xml:space="preserve">CAL: GTM Shadow </w:t>
              </w:r>
              <w:r w:rsidRPr="0805D06E" w:rsidR="5EBE199B">
                <w:rPr>
                  <w:highlight w:val="cyan"/>
                  <w:rPrChange w:author="Ankit Shah" w:date="2025-11-11T20:26:55.762Z" w:id="1814511013"/>
                </w:rPr>
                <w:t>Plannng</w:t>
              </w:r>
              <w:r w:rsidRPr="0805D06E" w:rsidR="5EBE199B">
                <w:rPr>
                  <w:highlight w:val="cyan"/>
                  <w:rPrChange w:author="Ankit Shah" w:date="2025-11-11T20:26:55.762Z" w:id="931086588"/>
                </w:rPr>
                <w:t xml:space="preserve"> Rule Conflic</w:t>
              </w:r>
            </w:ins>
            <w:ins w:author="Ankit Shah" w:date="2025-11-11T20:21:00.758Z" w:id="1570591203">
              <w:r w:rsidRPr="0805D06E" w:rsidR="5EBE199B">
                <w:rPr>
                  <w:highlight w:val="cyan"/>
                  <w:rPrChange w:author="Ankit Shah" w:date="2025-11-11T20:26:55.762Z" w:id="1109128053"/>
                </w:rPr>
                <w:t>ts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EBE199B" w:rsidP="0805D06E" w:rsidRDefault="5EBE199B" w14:paraId="3ECFF1AD" w14:textId="5EF3FD5F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3Z" w:id="969632228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20:46.403Z">
                <w:pPr/>
              </w:pPrChange>
            </w:pPr>
            <w:ins w:author="Ankit Shah" w:date="2025-11-11T20:21:17.067Z" w:id="1881281462"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377037948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This module allows for 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2020949677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Rule to Rule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2Z" w:id="465664864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 comparison to occur to 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3Z" w:id="970995543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identify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3Z" w:id="626218375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 any overlapping rule assignments to any given account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EBE199B" w:rsidP="0805D06E" w:rsidRDefault="5EBE199B" w14:paraId="09BFD8E7" w14:textId="5221EA79">
            <w:pPr>
              <w:pStyle w:val="NormalWeb"/>
              <w:spacing w:line="240" w:lineRule="auto"/>
              <w:jc w:val="left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3Z" w:id="361799370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20:46.404Z">
                <w:pPr/>
              </w:pPrChange>
            </w:pPr>
            <w:ins w:author="Ankit Shah" w:date="2025-11-11T20:21:51.548Z" w:id="386495269"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3Z" w:id="575556876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This will only show up to 5 conflicts. 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3Z" w:id="379811928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Additional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3Z" w:id="1162410920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 columns will be needed if more than 5 conflicts want to be show at a time</w:t>
              </w:r>
              <w:r w:rsidRPr="0805D06E" w:rsidR="5EBE199B">
                <w:rPr>
                  <w:rFonts w:ascii="Arial" w:hAnsi="Arial" w:cs="Arial"/>
                  <w:color w:val="0A2F46" w:themeColor="text2" w:themeTint="FF" w:themeShade="FF"/>
                </w:rPr>
                <w:t xml:space="preserve"> </w:t>
              </w:r>
            </w:ins>
          </w:p>
        </w:tc>
      </w:tr>
      <w:tr w:rsidR="0805D06E" w:rsidTr="0805D06E" w14:paraId="211008EE">
        <w:trPr>
          <w:trHeight w:val="300"/>
          <w:ins w:author="Ankit Shah" w:date="2025-11-11T20:22:28.826Z" w16du:dateUtc="2025-11-11T20:22:28.826Z" w:id="1986783283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C193F4F" w:rsidP="0805D06E" w:rsidRDefault="0C193F4F" w14:paraId="74C2D9B2" w14:textId="3921D8A8">
            <w:pPr>
              <w:pStyle w:val="Monospaced"/>
              <w:rPr>
                <w:highlight w:val="cyan"/>
                <w:rPrChange w:author="Ankit Shah" w:date="2025-11-11T20:26:55.763Z" w:id="1555800700"/>
              </w:rPr>
              <w:pPrChange w:author="Ankit Shah" w:date="2025-11-11T20:22:28.824Z">
                <w:pPr/>
              </w:pPrChange>
            </w:pPr>
            <w:ins w:author="Ankit Shah" w:date="2025-11-11T20:22:34.009Z" w:id="991746861">
              <w:r w:rsidRPr="0805D06E" w:rsidR="0C193F4F">
                <w:rPr>
                  <w:highlight w:val="cyan"/>
                  <w:rPrChange w:author="Ankit Shah" w:date="2025-11-11T20:26:55.763Z" w:id="1451962504"/>
                </w:rPr>
                <w:t>CAL: Rule Conflict List Filter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C193F4F" w:rsidP="0805D06E" w:rsidRDefault="0C193F4F" w14:paraId="77DE2C0B" w14:textId="67E550C6">
            <w:pPr>
              <w:pStyle w:val="NormalWeb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3Z" w:id="989526242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22:28.825Z">
                <w:pPr/>
              </w:pPrChange>
            </w:pPr>
            <w:ins w:author="Ankit Shah" w:date="2025-11-11T20:22:47.215Z" w:id="271782890">
              <w:r w:rsidRPr="0805D06E" w:rsidR="0C193F4F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3Z" w:id="2095379223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This module </w:t>
              </w:r>
              <w:r w:rsidRPr="0805D06E" w:rsidR="0C193F4F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3Z" w:id="641045802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>determines</w:t>
              </w:r>
              <w:r w:rsidRPr="0805D06E" w:rsidR="0C193F4F">
                <w:rPr>
                  <w:rFonts w:ascii="Arial" w:hAnsi="Arial" w:cs="Arial"/>
                  <w:color w:val="0A2F46" w:themeColor="text2" w:themeTint="FF" w:themeShade="FF"/>
                  <w:highlight w:val="cyan"/>
                  <w:rPrChange w:author="Ankit Shah" w:date="2025-11-11T20:26:55.763Z" w:id="962378997">
                    <w:rPr>
                      <w:rFonts w:ascii="Arial" w:hAnsi="Arial" w:cs="Arial"/>
                      <w:color w:val="0A2F46" w:themeColor="text2" w:themeTint="FF" w:themeShade="FF"/>
                    </w:rPr>
                  </w:rPrChange>
                </w:rPr>
                <w:t xml:space="preserve"> the UX filters for Rule Comparison and Rule Conflict Resolution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805D06E" w:rsidP="0805D06E" w:rsidRDefault="0805D06E" w14:paraId="4727DEA1" w14:textId="6A8A6330">
            <w:pPr>
              <w:pStyle w:val="NormalWeb"/>
              <w:spacing w:line="240" w:lineRule="auto"/>
              <w:jc w:val="left"/>
              <w:rPr>
                <w:rFonts w:ascii="Arial" w:hAnsi="Arial" w:cs="Arial"/>
                <w:color w:val="0A2F46" w:themeColor="text2" w:themeTint="FF" w:themeShade="FF"/>
                <w:highlight w:val="cyan"/>
                <w:rPrChange w:author="Ankit Shah" w:date="2025-11-11T20:26:55.763Z" w:id="993588623">
                  <w:rPr>
                    <w:rFonts w:ascii="Arial" w:hAnsi="Arial" w:cs="Arial"/>
                    <w:color w:val="0A2F46" w:themeColor="text2" w:themeTint="FF" w:themeShade="FF"/>
                  </w:rPr>
                </w:rPrChange>
              </w:rPr>
              <w:pPrChange w:author="Ankit Shah" w:date="2025-11-11T20:22:28.825Z">
                <w:pPr/>
              </w:pPrChange>
            </w:pPr>
          </w:p>
        </w:tc>
      </w:tr>
      <w:tr w:rsidR="00542FEB" w:rsidTr="0805D06E" w14:paraId="005AA276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42DE4ED" w14:textId="77777777">
            <w:pPr>
              <w:pStyle w:val="Monospaced"/>
              <w:pPrChange w:author="Paul Taylor" w:date="2025-08-04T09:56:00Z" w16du:dateUtc="2025-08-04T08:56:00Z" w:id="325">
                <w:pPr>
                  <w:pStyle w:val="NormalWeb"/>
                </w:pPr>
              </w:pPrChange>
            </w:pPr>
            <w:r>
              <w:t>CAL: Planning Sales Hierarchy Account Details​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098E93AE" w14:textId="11CEA24E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This module </w:t>
            </w:r>
            <w:del w:author="Paul Taylor" w:date="2025-08-04T09:56:00Z" w16du:dateUtc="2025-08-04T08:56:00Z" w:id="326">
              <w:r w:rsidDel="0016130E">
                <w:rPr>
                  <w:rFonts w:ascii="Arial" w:hAnsi="Arial" w:cs="Arial"/>
                  <w:color w:val="0A2F46" w:themeColor="text1"/>
                </w:rPr>
                <w:delText>will show</w:delText>
              </w:r>
            </w:del>
            <w:ins w:author="Paul Taylor" w:date="2025-08-04T09:56:00Z" w16du:dateUtc="2025-08-04T08:56:00Z" w:id="327">
              <w:r w:rsidR="0016130E">
                <w:rPr>
                  <w:rFonts w:ascii="Arial" w:hAnsi="Arial" w:cs="Arial"/>
                  <w:color w:val="0A2F46" w:themeColor="text1"/>
                </w:rPr>
                <w:t>shows</w:t>
              </w:r>
            </w:ins>
            <w:r>
              <w:rPr>
                <w:rFonts w:ascii="Arial" w:hAnsi="Arial" w:cs="Arial"/>
                <w:color w:val="0A2F46" w:themeColor="text1"/>
              </w:rPr>
              <w:t xml:space="preserve"> account</w:t>
            </w:r>
            <w:ins w:author="Paul Taylor" w:date="2025-08-04T09:56:00Z" w16du:dateUtc="2025-08-04T08:56:00Z" w:id="328">
              <w:r w:rsidR="0016130E">
                <w:rPr>
                  <w:rFonts w:ascii="Arial" w:hAnsi="Arial" w:cs="Arial"/>
                  <w:color w:val="0A2F46" w:themeColor="text1"/>
                </w:rPr>
                <w:t>-</w:t>
              </w:r>
            </w:ins>
            <w:del w:author="Paul Taylor" w:date="2025-08-04T09:56:00Z" w16du:dateUtc="2025-08-04T08:56:00Z" w:id="329">
              <w:r w:rsidDel="0016130E">
                <w:rPr>
                  <w:rFonts w:ascii="Arial" w:hAnsi="Arial" w:cs="Arial"/>
                  <w:color w:val="0A2F46" w:themeColor="text1"/>
                </w:rPr>
                <w:delText xml:space="preserve"> </w:delText>
              </w:r>
            </w:del>
            <w:r>
              <w:rPr>
                <w:rFonts w:ascii="Arial" w:hAnsi="Arial" w:cs="Arial"/>
                <w:color w:val="0A2F46" w:themeColor="text1"/>
              </w:rPr>
              <w:t>level details on how accounts match with rules​</w:t>
            </w:r>
            <w:ins w:author="Paul Taylor" w:date="2025-08-04T09:56:00Z" w16du:dateUtc="2025-08-04T08:56:00Z" w:id="330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DC43A93" w14:textId="786F2B3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  <w:ins w:author="Paul Taylor" w:date="2025-08-04T09:56:00Z" w16du:dateUtc="2025-08-04T08:56:00Z" w:id="331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805D06E" w14:paraId="053C5B9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C07F45E" w14:textId="77777777">
            <w:pPr>
              <w:pStyle w:val="Monospaced"/>
              <w:pPrChange w:author="Paul Taylor" w:date="2025-08-04T09:56:00Z" w16du:dateUtc="2025-08-04T08:56:00Z" w:id="332">
                <w:pPr>
                  <w:pStyle w:val="NormalWeb"/>
                </w:pPr>
              </w:pPrChange>
            </w:pPr>
            <w:r>
              <w:t>CAL: GTM Performance Analysis by Time – Planning Hierarchy​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6E0982E9" w14:textId="4B3B9E44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Main reporting modules dimensioned by Planning Hierarchy, which calculates sales metrics by time​</w:t>
            </w:r>
            <w:ins w:author="Paul Taylor" w:date="2025-08-04T09:56:00Z" w16du:dateUtc="2025-08-04T08:56:00Z" w:id="333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7DF01ED9" w14:textId="501E21C6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  <w:ins w:author="Paul Taylor" w:date="2025-08-04T09:56:00Z" w16du:dateUtc="2025-08-04T08:56:00Z" w:id="334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805D06E" w14:paraId="68443A96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7FDC74EC" w14:textId="77777777">
            <w:pPr>
              <w:pStyle w:val="Monospaced"/>
              <w:pPrChange w:author="Paul Taylor" w:date="2025-08-04T09:56:00Z" w16du:dateUtc="2025-08-04T08:56:00Z" w:id="335">
                <w:pPr>
                  <w:pStyle w:val="NormalWeb"/>
                </w:pPr>
              </w:pPrChange>
            </w:pPr>
            <w:r>
              <w:t>CAL: GTM Performance Analysis – Planning Hierarchy​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59F2B574" w14:textId="6548D00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This is a calculation module to calculate account level performance. This a bridging module used to create LISS to create the map reporting​</w:t>
            </w:r>
            <w:ins w:author="Paul Taylor" w:date="2025-08-04T09:56:00Z" w16du:dateUtc="2025-08-04T08:56:00Z" w:id="336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4F27FF4D" w14:textId="22997B3E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Not needed​</w:t>
            </w:r>
            <w:ins w:author="Paul Taylor" w:date="2025-08-04T09:56:00Z" w16du:dateUtc="2025-08-04T08:56:00Z" w:id="337">
              <w:r w:rsidR="0016130E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</w:tbl>
    <w:p w:rsidR="00542FEB" w:rsidRDefault="003308DB" w14:paraId="4C7A16D9" w14:textId="77777777">
      <w:pPr>
        <w:pStyle w:val="Normal-BulletedList"/>
        <w:numPr>
          <w:ilvl w:val="0"/>
          <w:numId w:val="0"/>
        </w:numPr>
        <w:ind w:left="720"/>
      </w:pPr>
      <w:r>
        <w:rPr>
          <w:rFonts w:eastAsia="Times New Roman"/>
        </w:rPr>
        <w:br/>
      </w:r>
    </w:p>
    <w:p w:rsidR="00542FEB" w:rsidRDefault="003308DB" w14:paraId="1C8889B3" w14:textId="77777777">
      <w:pPr>
        <w:spacing w:after="0" w:line="240" w:lineRule="auto"/>
        <w:ind w:left="0"/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 w:type="page"/>
      </w:r>
    </w:p>
    <w:p w:rsidR="00542FEB" w:rsidRDefault="003308DB" w14:paraId="3D175F82" w14:textId="77777777">
      <w:pPr>
        <w:pStyle w:val="Runbook-Header1"/>
        <w:rPr>
          <w:rFonts w:eastAsia="Times New Roman"/>
        </w:rPr>
      </w:pPr>
      <w:bookmarkStart w:name="_Toc196992261" w:id="338"/>
      <w:bookmarkStart w:name="_Toc196995998" w:id="339"/>
      <w:bookmarkStart w:name="_Toc196996348" w:id="340"/>
      <w:bookmarkStart w:name="_Toc196996477" w:id="341"/>
      <w:bookmarkStart w:name="_Toc199759874" w:id="342"/>
      <w:r>
        <w:rPr>
          <w:rStyle w:val="Strong"/>
          <w:rFonts w:eastAsia="Times New Roman"/>
          <w:b/>
          <w:bCs/>
        </w:rPr>
        <w:t>Key Input Modules</w:t>
      </w:r>
      <w:bookmarkEnd w:id="338"/>
      <w:bookmarkEnd w:id="339"/>
      <w:bookmarkEnd w:id="340"/>
      <w:bookmarkEnd w:id="341"/>
      <w:bookmarkEnd w:id="342"/>
    </w:p>
    <w:p w:rsidR="00542FEB" w:rsidRDefault="003308DB" w14:paraId="44B7E301" w14:textId="77777777">
      <w:r>
        <w:t xml:space="preserve">These modules capture critical </w:t>
      </w:r>
      <w:r>
        <w:rPr>
          <w:rStyle w:val="Strong"/>
        </w:rPr>
        <w:t>user inputs</w:t>
      </w:r>
      <w:r>
        <w:t xml:space="preserve"> or </w:t>
      </w:r>
      <w:r>
        <w:rPr>
          <w:rStyle w:val="Strong"/>
        </w:rPr>
        <w:t>admin configurations</w:t>
      </w:r>
      <w:r>
        <w:t xml:space="preserve"> that directly drive Wallet Size calculations, Account Segmentation, GTM Planning, and other processes.</w:t>
      </w:r>
      <w:r>
        <w:br/>
      </w:r>
      <w:r>
        <w:t>Admins should regularly validate and update inputs in these modules to ensure the model reflects the latest business assumptions.</w:t>
      </w:r>
    </w:p>
    <w:p w:rsidR="00542FEB" w:rsidRDefault="00542FEB" w14:paraId="5D8C82F7" w14:textId="77777777">
      <w:pPr>
        <w:rPr>
          <w:rFonts w:eastAsia="Times New Roman"/>
        </w:rPr>
      </w:pPr>
    </w:p>
    <w:p w:rsidR="00542FEB" w:rsidRDefault="003308DB" w14:paraId="72892341" w14:textId="77777777">
      <w:pPr>
        <w:pStyle w:val="Runbook-Header2"/>
        <w:numPr>
          <w:ilvl w:val="0"/>
          <w:numId w:val="16"/>
        </w:numPr>
      </w:pPr>
      <w:bookmarkStart w:name="_Toc196992262" w:id="343"/>
      <w:bookmarkStart w:name="_Toc196995999" w:id="344"/>
      <w:bookmarkStart w:name="_Toc196996349" w:id="345"/>
      <w:bookmarkStart w:name="_Toc196996478" w:id="346"/>
      <w:bookmarkStart w:name="_Toc199759875" w:id="347"/>
      <w:r>
        <w:rPr>
          <w:rStyle w:val="Strong"/>
          <w:b/>
          <w:bCs/>
        </w:rPr>
        <w:t>Market Analysis</w:t>
      </w:r>
      <w:bookmarkEnd w:id="343"/>
      <w:bookmarkEnd w:id="344"/>
      <w:bookmarkEnd w:id="345"/>
      <w:bookmarkEnd w:id="346"/>
      <w:bookmarkEnd w:id="347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3587"/>
        <w:gridCol w:w="7203"/>
      </w:tblGrid>
      <w:tr w:rsidR="00542FEB" w:rsidTr="00542FEB" w14:paraId="747E79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51BA115" w14:textId="5FB9292A">
            <w:pPr>
              <w:pStyle w:val="NormalWeb"/>
              <w:jc w:val="center"/>
              <w:rPr>
                <w:rFonts w:ascii="Arial" w:hAnsi="Arial" w:cs="Arial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Module </w:t>
            </w:r>
            <w:del w:author="Paul Taylor" w:date="2025-08-04T09:56:00Z" w16du:dateUtc="2025-08-04T08:56:00Z" w:id="348">
              <w:r w:rsidDel="0016130E">
                <w:rPr>
                  <w:rFonts w:ascii="Arial" w:hAnsi="Arial" w:cs="Arial"/>
                  <w:b w:val="0"/>
                  <w:bCs/>
                </w:rPr>
                <w:delText>Name</w:delText>
              </w:r>
            </w:del>
            <w:ins w:author="Paul Taylor" w:date="2025-08-04T09:56:00Z" w16du:dateUtc="2025-08-04T08:56:00Z" w:id="349">
              <w:r w:rsidR="0016130E">
                <w:rPr>
                  <w:rFonts w:ascii="Arial" w:hAnsi="Arial" w:cs="Arial"/>
                  <w:b w:val="0"/>
                  <w:bCs/>
                </w:rPr>
                <w:t>name</w:t>
              </w:r>
            </w:ins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FFF8875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Purpose</w:t>
            </w:r>
          </w:p>
        </w:tc>
      </w:tr>
      <w:tr w:rsidR="00542FEB" w:rsidTr="00542FEB" w14:paraId="21E5E4FC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6130E" w:rsidR="00542FEB" w:rsidRDefault="003308DB" w14:paraId="4922C4A6" w14:textId="77777777">
            <w:pPr>
              <w:pStyle w:val="Monospaced"/>
              <w:pPrChange w:author="Paul Taylor" w:date="2025-08-04T09:56:00Z" w16du:dateUtc="2025-08-04T08:56:00Z" w:id="350">
                <w:pPr>
                  <w:pStyle w:val="NormalWeb"/>
                </w:pPr>
              </w:pPrChange>
            </w:pPr>
            <w:r w:rsidRPr="0016130E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6:00Z" w16du:dateUtc="2025-08-04T08:56:00Z" w:id="351">
                  <w:rPr>
                    <w:rStyle w:val="HTMLCode"/>
                    <w:rFonts w:ascii="Arial" w:hAnsi="Arial" w:cs="Arial"/>
                  </w:rPr>
                </w:rPrChange>
              </w:rPr>
              <w:t>INP: Tiers Input by Country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448F446" w14:textId="4739651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Allows grouping of countries into tiers for market maturity analysis (e.g., Emerging, Mature)</w:t>
            </w:r>
            <w:ins w:author="Paul Taylor" w:date="2025-08-04T09:57:00Z" w16du:dateUtc="2025-08-04T08:57:00Z" w:id="352">
              <w:r w:rsidR="005C5E69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0542FEB" w14:paraId="6C9ED9D3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6130E" w:rsidR="00542FEB" w:rsidRDefault="003308DB" w14:paraId="5DD01FE8" w14:textId="77777777">
            <w:pPr>
              <w:pStyle w:val="Monospaced"/>
              <w:pPrChange w:author="Paul Taylor" w:date="2025-08-04T09:56:00Z" w16du:dateUtc="2025-08-04T08:56:00Z" w:id="353">
                <w:pPr>
                  <w:pStyle w:val="NormalWeb"/>
                </w:pPr>
              </w:pPrChange>
            </w:pPr>
            <w:r w:rsidRPr="0016130E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6:00Z" w16du:dateUtc="2025-08-04T08:56:00Z" w:id="354">
                  <w:rPr>
                    <w:rStyle w:val="HTMLCode"/>
                    <w:rFonts w:ascii="Arial" w:hAnsi="Arial" w:cs="Arial"/>
                  </w:rPr>
                </w:rPrChange>
              </w:rPr>
              <w:t>SYS: Tier DCA Setup by Country Tiers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09E0B97" w14:textId="6C5F9073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Applies default access control setup for countries not yet assigned to a tier</w:t>
            </w:r>
            <w:ins w:author="Paul Taylor" w:date="2025-08-04T09:57:00Z" w16du:dateUtc="2025-08-04T08:57:00Z" w:id="355">
              <w:r w:rsidR="005C5E69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</w:tbl>
    <w:p w:rsidR="00542FEB" w:rsidRDefault="00542FEB" w14:paraId="4A2F3F1A" w14:textId="77777777">
      <w:pPr>
        <w:rPr>
          <w:rFonts w:eastAsia="Times New Roman"/>
        </w:rPr>
      </w:pPr>
    </w:p>
    <w:p w:rsidR="00542FEB" w:rsidRDefault="003308DB" w14:paraId="25175F1A" w14:textId="77777777">
      <w:pPr>
        <w:pStyle w:val="Runbook-Header2"/>
      </w:pPr>
      <w:bookmarkStart w:name="_Toc196992263" w:id="356"/>
      <w:bookmarkStart w:name="_Toc196996000" w:id="357"/>
      <w:bookmarkStart w:name="_Toc196996350" w:id="358"/>
      <w:bookmarkStart w:name="_Toc196996479" w:id="359"/>
      <w:bookmarkStart w:name="_Toc199759876" w:id="360"/>
      <w:r>
        <w:rPr>
          <w:rStyle w:val="Strong"/>
          <w:b/>
          <w:bCs/>
        </w:rPr>
        <w:t>Identify UCP (Unacceptable Customer Profile) and Manage Account Hierarchy</w:t>
      </w:r>
      <w:bookmarkEnd w:id="356"/>
      <w:bookmarkEnd w:id="357"/>
      <w:bookmarkEnd w:id="358"/>
      <w:bookmarkEnd w:id="359"/>
      <w:bookmarkEnd w:id="360"/>
      <w:r>
        <w:rPr>
          <w:rStyle w:val="Strong"/>
          <w:b/>
          <w:bCs/>
        </w:rPr>
        <w:t xml:space="preserve"> </w:t>
      </w:r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3634"/>
        <w:gridCol w:w="7156"/>
      </w:tblGrid>
      <w:tr w:rsidR="00542FEB" w:rsidTr="00542FEB" w14:paraId="75EC69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CA82E0F" w14:textId="72EE70A1">
            <w:pPr>
              <w:pStyle w:val="NormalWeb"/>
              <w:jc w:val="center"/>
              <w:rPr>
                <w:rFonts w:ascii="Arial" w:hAnsi="Arial" w:cs="Arial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Module </w:t>
            </w:r>
            <w:del w:author="Paul Taylor" w:date="2025-08-04T09:56:00Z" w16du:dateUtc="2025-08-04T08:56:00Z" w:id="361">
              <w:r w:rsidDel="0016130E">
                <w:rPr>
                  <w:rFonts w:ascii="Arial" w:hAnsi="Arial" w:cs="Arial"/>
                  <w:b w:val="0"/>
                  <w:bCs/>
                </w:rPr>
                <w:delText>Name</w:delText>
              </w:r>
            </w:del>
            <w:ins w:author="Paul Taylor" w:date="2025-08-04T09:56:00Z" w16du:dateUtc="2025-08-04T08:56:00Z" w:id="362">
              <w:r w:rsidR="0016130E">
                <w:rPr>
                  <w:rFonts w:ascii="Arial" w:hAnsi="Arial" w:cs="Arial"/>
                  <w:b w:val="0"/>
                  <w:bCs/>
                </w:rPr>
                <w:t>name</w:t>
              </w:r>
            </w:ins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AFB9F1C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Purpose</w:t>
            </w:r>
          </w:p>
        </w:tc>
      </w:tr>
      <w:tr w:rsidR="00542FEB" w:rsidTr="00542FEB" w14:paraId="0D0839D5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6130E" w:rsidR="00542FEB" w:rsidRDefault="003308DB" w14:paraId="1213CEB7" w14:textId="77777777">
            <w:pPr>
              <w:pStyle w:val="Monospaced"/>
              <w:pPrChange w:author="Paul Taylor" w:date="2025-08-04T09:56:00Z" w16du:dateUtc="2025-08-04T08:56:00Z" w:id="363">
                <w:pPr>
                  <w:pStyle w:val="NormalWeb"/>
                </w:pPr>
              </w:pPrChange>
            </w:pPr>
            <w:r w:rsidRPr="0016130E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6:00Z" w16du:dateUtc="2025-08-04T08:56:00Z" w:id="364">
                  <w:rPr>
                    <w:rStyle w:val="HTMLCode"/>
                    <w:rFonts w:ascii="Arial" w:hAnsi="Arial" w:cs="Arial"/>
                  </w:rPr>
                </w:rPrChange>
              </w:rPr>
              <w:t>OUT: UCP Rule Summary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05AA5AA" w14:textId="6176DFF1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Set up rules to capture and exclude accounts from segmentation consideration</w:t>
            </w:r>
            <w:ins w:author="Paul Taylor" w:date="2025-08-04T10:03:00Z" w16du:dateUtc="2025-08-04T09:03:00Z" w:id="365">
              <w:r w:rsidR="003C13C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0542FEB" w14:paraId="70D64DE8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16130E" w:rsidR="00542FEB" w:rsidRDefault="003308DB" w14:paraId="60925DD9" w14:textId="77777777">
            <w:pPr>
              <w:pStyle w:val="Monospaced"/>
              <w:pPrChange w:author="Paul Taylor" w:date="2025-08-04T09:56:00Z" w16du:dateUtc="2025-08-04T08:56:00Z" w:id="366">
                <w:pPr>
                  <w:pStyle w:val="NormalWeb"/>
                </w:pPr>
              </w:pPrChange>
            </w:pPr>
            <w:r w:rsidRPr="0016130E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6:00Z" w16du:dateUtc="2025-08-04T08:56:00Z" w:id="367">
                  <w:rPr>
                    <w:rStyle w:val="HTMLCode"/>
                    <w:rFonts w:ascii="Arial" w:hAnsi="Arial" w:cs="Arial"/>
                  </w:rPr>
                </w:rPrChange>
              </w:rPr>
              <w:t>CAL: Define ICP &amp; Account Hierarchy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B29C327" w14:textId="636FED99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Individually identify UCP by account or separate account from global ultimate parent</w:t>
            </w:r>
            <w:ins w:author="Paul Taylor" w:date="2025-08-04T10:03:00Z" w16du:dateUtc="2025-08-04T09:03:00Z" w:id="368">
              <w:r w:rsidR="003C13C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</w:tbl>
    <w:p w:rsidR="00542FEB" w:rsidRDefault="00542FEB" w14:paraId="0C30AEED" w14:textId="77777777">
      <w:pPr>
        <w:rPr>
          <w:rFonts w:eastAsia="Times New Roman"/>
        </w:rPr>
      </w:pPr>
    </w:p>
    <w:p w:rsidR="00542FEB" w:rsidRDefault="003308DB" w14:paraId="6877A8E0" w14:textId="77777777">
      <w:pPr>
        <w:pStyle w:val="Runbook-Header2"/>
      </w:pPr>
      <w:bookmarkStart w:name="_Toc196992264" w:id="369"/>
      <w:bookmarkStart w:name="_Toc196996001" w:id="370"/>
      <w:bookmarkStart w:name="_Toc196996351" w:id="371"/>
      <w:bookmarkStart w:name="_Toc196996480" w:id="372"/>
      <w:bookmarkStart w:name="_Toc199759877" w:id="373"/>
      <w:r>
        <w:rPr>
          <w:rStyle w:val="Strong"/>
          <w:b/>
          <w:bCs/>
        </w:rPr>
        <w:t>Wallet Size Calculation</w:t>
      </w:r>
      <w:bookmarkEnd w:id="369"/>
      <w:bookmarkEnd w:id="370"/>
      <w:bookmarkEnd w:id="371"/>
      <w:bookmarkEnd w:id="372"/>
      <w:bookmarkEnd w:id="373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3379"/>
        <w:gridCol w:w="7411"/>
      </w:tblGrid>
      <w:tr w:rsidR="00542FEB" w:rsidTr="00542FEB" w14:paraId="09494C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51969348" w14:textId="37E9388B">
            <w:pPr>
              <w:pStyle w:val="NormalWeb"/>
              <w:jc w:val="center"/>
              <w:rPr>
                <w:rFonts w:ascii="Arial" w:hAnsi="Arial" w:cs="Arial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Module </w:t>
            </w:r>
            <w:ins w:author="Paul Taylor" w:date="2025-08-04T10:08:00Z" w16du:dateUtc="2025-08-04T09:08:00Z" w:id="374">
              <w:r w:rsidR="00D639EB">
                <w:rPr>
                  <w:rFonts w:ascii="Arial" w:hAnsi="Arial" w:cs="Arial"/>
                  <w:b w:val="0"/>
                  <w:bCs/>
                </w:rPr>
                <w:t>n</w:t>
              </w:r>
            </w:ins>
            <w:del w:author="Paul Taylor" w:date="2025-08-04T10:08:00Z" w16du:dateUtc="2025-08-04T09:08:00Z" w:id="375">
              <w:r w:rsidDel="00D639EB">
                <w:rPr>
                  <w:rFonts w:ascii="Arial" w:hAnsi="Arial" w:cs="Arial"/>
                  <w:b w:val="0"/>
                  <w:bCs/>
                </w:rPr>
                <w:delText>N</w:delText>
              </w:r>
            </w:del>
            <w:r>
              <w:rPr>
                <w:rFonts w:ascii="Arial" w:hAnsi="Arial" w:cs="Arial"/>
                <w:b w:val="0"/>
                <w:bCs/>
              </w:rPr>
              <w:t>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189D1F4E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Purpose</w:t>
            </w:r>
          </w:p>
        </w:tc>
      </w:tr>
      <w:tr w:rsidR="00542FEB" w:rsidTr="00542FEB" w14:paraId="03352CC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1EF7" w:rsidR="00542FEB" w:rsidRDefault="003308DB" w14:paraId="5EC6A742" w14:textId="77777777">
            <w:pPr>
              <w:pStyle w:val="Monospaced"/>
              <w:pPrChange w:author="Paul Taylor" w:date="2025-08-04T09:58:00Z" w16du:dateUtc="2025-08-04T08:58:00Z" w:id="376">
                <w:pPr>
                  <w:pStyle w:val="NormalWeb"/>
                </w:pPr>
              </w:pPrChange>
            </w:pPr>
            <w:r w:rsidRPr="00A91EF7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8:00Z" w16du:dateUtc="2025-08-04T08:58:00Z" w:id="377">
                  <w:rPr>
                    <w:rStyle w:val="HTMLCode"/>
                    <w:rFonts w:ascii="Arial" w:hAnsi="Arial" w:cs="Arial"/>
                  </w:rPr>
                </w:rPrChange>
              </w:rPr>
              <w:t>INP: Define Spending Method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3CB9189" w14:textId="156F559F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Admin selects the method to calculate account spending (Revenue, Employee Count, OPEX, etc.)</w:t>
            </w:r>
            <w:ins w:author="Paul Taylor" w:date="2025-08-04T10:03:00Z" w16du:dateUtc="2025-08-04T09:03:00Z" w:id="378">
              <w:r w:rsidR="003C13C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0542FEB" w14:paraId="0725BAAB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1EF7" w:rsidR="00542FEB" w:rsidRDefault="003308DB" w14:paraId="339ADEE1" w14:textId="77777777">
            <w:pPr>
              <w:pStyle w:val="Monospaced"/>
              <w:pPrChange w:author="Paul Taylor" w:date="2025-08-04T09:58:00Z" w16du:dateUtc="2025-08-04T08:58:00Z" w:id="379">
                <w:pPr>
                  <w:pStyle w:val="NormalWeb"/>
                </w:pPr>
              </w:pPrChange>
            </w:pPr>
            <w:r w:rsidRPr="00A91EF7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8:00Z" w16du:dateUtc="2025-08-04T08:58:00Z" w:id="380">
                  <w:rPr>
                    <w:rStyle w:val="HTMLCode"/>
                    <w:rFonts w:ascii="Arial" w:hAnsi="Arial" w:cs="Arial"/>
                  </w:rPr>
                </w:rPrChange>
              </w:rPr>
              <w:t>CAL: Wallet Size Calc</w:t>
            </w:r>
            <w:r w:rsidRPr="00A91EF7">
              <w:t xml:space="preserve"> (input-driven)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18AB501" w14:textId="17F7FCDA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 xml:space="preserve">Admin-controlled drivers affect how </w:t>
            </w:r>
            <w:ins w:author="Paul Taylor" w:date="2025-08-04T10:02:00Z" w16du:dateUtc="2025-08-04T09:02:00Z" w:id="381">
              <w:r w:rsidR="003C13CA">
                <w:rPr>
                  <w:rFonts w:ascii="Arial" w:hAnsi="Arial" w:cs="Arial"/>
                  <w:color w:val="0A2F46" w:themeColor="text1"/>
                </w:rPr>
                <w:t>w</w:t>
              </w:r>
            </w:ins>
            <w:del w:author="Paul Taylor" w:date="2025-08-04T10:02:00Z" w16du:dateUtc="2025-08-04T09:02:00Z" w:id="382">
              <w:r w:rsidRPr="003C13CA" w:rsidDel="003C13CA">
                <w:rPr>
                  <w:rFonts w:ascii="Arial" w:hAnsi="Arial" w:cs="Arial"/>
                  <w:color w:val="0A2F46" w:themeColor="text1"/>
                </w:rPr>
                <w:delText>W</w:delText>
              </w:r>
            </w:del>
            <w:r w:rsidRPr="003C13CA">
              <w:rPr>
                <w:rFonts w:ascii="Arial" w:hAnsi="Arial" w:cs="Arial"/>
                <w:color w:val="0A2F46" w:themeColor="text1"/>
              </w:rPr>
              <w:t xml:space="preserve">allet </w:t>
            </w:r>
            <w:ins w:author="Paul Taylor" w:date="2025-08-04T10:02:00Z" w16du:dateUtc="2025-08-04T09:02:00Z" w:id="383">
              <w:r w:rsidR="003C13CA">
                <w:rPr>
                  <w:rFonts w:ascii="Arial" w:hAnsi="Arial" w:cs="Arial"/>
                  <w:color w:val="0A2F46" w:themeColor="text1"/>
                </w:rPr>
                <w:t>s</w:t>
              </w:r>
            </w:ins>
            <w:del w:author="Paul Taylor" w:date="2025-08-04T10:02:00Z" w16du:dateUtc="2025-08-04T09:02:00Z" w:id="384">
              <w:r w:rsidRPr="003C13CA" w:rsidDel="003C13CA">
                <w:rPr>
                  <w:rFonts w:ascii="Arial" w:hAnsi="Arial" w:cs="Arial"/>
                  <w:color w:val="0A2F46" w:themeColor="text1"/>
                </w:rPr>
                <w:delText>S</w:delText>
              </w:r>
            </w:del>
            <w:r w:rsidRPr="003C13CA">
              <w:rPr>
                <w:rFonts w:ascii="Arial" w:hAnsi="Arial" w:cs="Arial"/>
                <w:color w:val="0A2F46" w:themeColor="text1"/>
              </w:rPr>
              <w:t>ize</w:t>
            </w:r>
            <w:r>
              <w:rPr>
                <w:rFonts w:ascii="Arial" w:hAnsi="Arial" w:cs="Arial"/>
                <w:color w:val="0A2F46" w:themeColor="text1"/>
              </w:rPr>
              <w:t xml:space="preserve"> is calculated per method</w:t>
            </w:r>
            <w:ins w:author="Paul Taylor" w:date="2025-08-04T10:02:00Z" w16du:dateUtc="2025-08-04T09:02:00Z" w:id="385">
              <w:r w:rsidR="003C13C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0542FEB" w14:paraId="678656E7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1EF7" w:rsidR="00542FEB" w:rsidRDefault="003308DB" w14:paraId="214ED37D" w14:textId="77777777">
            <w:pPr>
              <w:pStyle w:val="Monospaced"/>
              <w:pPrChange w:author="Paul Taylor" w:date="2025-08-04T09:58:00Z" w16du:dateUtc="2025-08-04T08:58:00Z" w:id="386">
                <w:pPr>
                  <w:pStyle w:val="NormalWeb"/>
                </w:pPr>
              </w:pPrChange>
            </w:pPr>
            <w:r w:rsidRPr="00A91EF7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8:00Z" w16du:dateUtc="2025-08-04T08:58:00Z" w:id="387">
                  <w:rPr>
                    <w:rStyle w:val="HTMLCode"/>
                    <w:rFonts w:ascii="Arial" w:hAnsi="Arial" w:cs="Arial"/>
                  </w:rPr>
                </w:rPrChange>
              </w:rPr>
              <w:t>CAL: Wallet Override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6369006" w14:textId="7A5EA10B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Allows admins to manually override wallet size at product or account level if necessary</w:t>
            </w:r>
            <w:ins w:author="Paul Taylor" w:date="2025-08-04T10:03:00Z" w16du:dateUtc="2025-08-04T09:03:00Z" w:id="388">
              <w:r w:rsidR="003C13C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</w:tbl>
    <w:p w:rsidR="00542FEB" w:rsidRDefault="00542FEB" w14:paraId="56401317" w14:textId="77777777">
      <w:pPr>
        <w:rPr>
          <w:rFonts w:eastAsia="Times New Roman"/>
        </w:rPr>
      </w:pPr>
    </w:p>
    <w:p w:rsidR="00542FEB" w:rsidRDefault="003308DB" w14:paraId="27C0D993" w14:textId="77777777">
      <w:pPr>
        <w:pStyle w:val="Runbook-Header2"/>
      </w:pPr>
      <w:bookmarkStart w:name="_Toc196992265" w:id="389"/>
      <w:bookmarkStart w:name="_Toc196996002" w:id="390"/>
      <w:bookmarkStart w:name="_Toc196996352" w:id="391"/>
      <w:bookmarkStart w:name="_Toc196996481" w:id="392"/>
      <w:bookmarkStart w:name="_Toc199759878" w:id="393"/>
      <w:r>
        <w:rPr>
          <w:rStyle w:val="Strong"/>
          <w:b/>
          <w:bCs/>
        </w:rPr>
        <w:t>Account Segmentation</w:t>
      </w:r>
      <w:bookmarkEnd w:id="389"/>
      <w:bookmarkEnd w:id="390"/>
      <w:bookmarkEnd w:id="391"/>
      <w:bookmarkEnd w:id="392"/>
      <w:bookmarkEnd w:id="393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3244"/>
        <w:gridCol w:w="7546"/>
      </w:tblGrid>
      <w:tr w:rsidR="00542FEB" w:rsidTr="00542FEB" w14:paraId="3F181A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C67A755" w14:textId="7B0102C0">
            <w:pPr>
              <w:pStyle w:val="NormalWeb"/>
              <w:jc w:val="center"/>
              <w:rPr>
                <w:rFonts w:ascii="Arial" w:hAnsi="Arial" w:cs="Arial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Module </w:t>
            </w:r>
            <w:ins w:author="Paul Taylor" w:date="2025-08-04T10:08:00Z" w16du:dateUtc="2025-08-04T09:08:00Z" w:id="394">
              <w:r w:rsidR="00D639EB">
                <w:rPr>
                  <w:rFonts w:ascii="Arial" w:hAnsi="Arial" w:cs="Arial"/>
                  <w:b w:val="0"/>
                  <w:bCs/>
                </w:rPr>
                <w:t>n</w:t>
              </w:r>
            </w:ins>
            <w:del w:author="Paul Taylor" w:date="2025-08-04T10:08:00Z" w16du:dateUtc="2025-08-04T09:08:00Z" w:id="395">
              <w:r w:rsidDel="00D639EB">
                <w:rPr>
                  <w:rFonts w:ascii="Arial" w:hAnsi="Arial" w:cs="Arial"/>
                  <w:b w:val="0"/>
                  <w:bCs/>
                </w:rPr>
                <w:delText>N</w:delText>
              </w:r>
            </w:del>
            <w:r>
              <w:rPr>
                <w:rFonts w:ascii="Arial" w:hAnsi="Arial" w:cs="Arial"/>
                <w:b w:val="0"/>
                <w:bCs/>
              </w:rPr>
              <w:t>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1F8B33EF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Purpose</w:t>
            </w:r>
          </w:p>
        </w:tc>
      </w:tr>
      <w:tr w:rsidR="00542FEB" w:rsidTr="00542FEB" w14:paraId="614C851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1EF7" w:rsidR="00542FEB" w:rsidRDefault="003308DB" w14:paraId="3A541950" w14:textId="77777777">
            <w:pPr>
              <w:pStyle w:val="Monospaced"/>
              <w:pPrChange w:author="Paul Taylor" w:date="2025-08-04T09:58:00Z" w16du:dateUtc="2025-08-04T08:58:00Z" w:id="396">
                <w:pPr>
                  <w:pStyle w:val="NormalWeb"/>
                </w:pPr>
              </w:pPrChange>
            </w:pPr>
            <w:r w:rsidRPr="00A91EF7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8:00Z" w16du:dateUtc="2025-08-04T08:58:00Z" w:id="397">
                  <w:rPr>
                    <w:rStyle w:val="HTMLCode"/>
                    <w:rFonts w:ascii="Arial" w:hAnsi="Arial" w:cs="Arial"/>
                  </w:rPr>
                </w:rPrChange>
              </w:rPr>
              <w:t>INP: Rule Based Assignment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B0B9EE3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Define attributes and conditions for rule-based segmentation (e.g., Industry = Healthcare → Segment = Strategic)</w:t>
            </w:r>
          </w:p>
        </w:tc>
      </w:tr>
      <w:tr w:rsidR="00542FEB" w:rsidTr="00542FEB" w14:paraId="0A67F6B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1EF7" w:rsidR="00542FEB" w:rsidRDefault="003308DB" w14:paraId="77DB3205" w14:textId="77777777">
            <w:pPr>
              <w:pStyle w:val="Monospaced"/>
              <w:pPrChange w:author="Paul Taylor" w:date="2025-08-04T09:58:00Z" w16du:dateUtc="2025-08-04T08:58:00Z" w:id="398">
                <w:pPr>
                  <w:pStyle w:val="NormalWeb"/>
                </w:pPr>
              </w:pPrChange>
            </w:pPr>
            <w:r w:rsidRPr="00A91EF7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8:00Z" w16du:dateUtc="2025-08-04T08:58:00Z" w:id="399">
                  <w:rPr>
                    <w:rStyle w:val="HTMLCode"/>
                    <w:rFonts w:ascii="Arial" w:hAnsi="Arial" w:cs="Arial"/>
                  </w:rPr>
                </w:rPrChange>
              </w:rPr>
              <w:t>INP: Attribute Score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37FD6CC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Define score contribution of each attribute (numeric or categorical) for score-based segmentation</w:t>
            </w:r>
          </w:p>
        </w:tc>
      </w:tr>
      <w:tr w:rsidR="00542FEB" w:rsidTr="00542FEB" w14:paraId="6DA99DE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1EF7" w:rsidR="00542FEB" w:rsidRDefault="003308DB" w14:paraId="4A600FA6" w14:textId="77777777">
            <w:pPr>
              <w:pStyle w:val="Monospaced"/>
              <w:pPrChange w:author="Paul Taylor" w:date="2025-08-04T09:58:00Z" w16du:dateUtc="2025-08-04T08:58:00Z" w:id="400">
                <w:pPr>
                  <w:pStyle w:val="NormalWeb"/>
                </w:pPr>
              </w:pPrChange>
            </w:pPr>
            <w:r w:rsidRPr="00A91EF7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09:58:00Z" w16du:dateUtc="2025-08-04T08:58:00Z" w:id="401">
                  <w:rPr>
                    <w:rStyle w:val="HTMLCode"/>
                    <w:rFonts w:ascii="Arial" w:hAnsi="Arial" w:cs="Arial"/>
                  </w:rPr>
                </w:rPrChange>
              </w:rPr>
              <w:t>INP: Account Segment Metric Selection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130FB40C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Choose which attributes are included in the account scoring model</w:t>
            </w:r>
          </w:p>
        </w:tc>
      </w:tr>
    </w:tbl>
    <w:p w:rsidR="00542FEB" w:rsidRDefault="00542FEB" w14:paraId="5C7AEE2C" w14:textId="77777777">
      <w:pPr>
        <w:rPr>
          <w:rFonts w:eastAsia="Times New Roman"/>
        </w:rPr>
      </w:pPr>
    </w:p>
    <w:p w:rsidR="00542FEB" w:rsidP="4B6D5633" w:rsidRDefault="003308DB" w14:paraId="1F1C8762" w14:textId="77777777">
      <w:pPr>
        <w:pStyle w:val="Runbook-Header2"/>
        <w:pageBreakBefore/>
      </w:pPr>
      <w:bookmarkStart w:name="_Toc196992266" w:id="402"/>
      <w:bookmarkStart w:name="_Toc196996003" w:id="403"/>
      <w:bookmarkStart w:name="_Toc196996353" w:id="404"/>
      <w:bookmarkStart w:name="_Toc196996482" w:id="405"/>
      <w:bookmarkStart w:name="_Toc199759879" w:id="406"/>
      <w:r>
        <w:rPr>
          <w:rStyle w:val="Strong"/>
          <w:b/>
          <w:bCs/>
        </w:rPr>
        <w:t>Sales Hierarchy (GTM Planning)</w:t>
      </w:r>
      <w:bookmarkEnd w:id="402"/>
      <w:bookmarkEnd w:id="403"/>
      <w:bookmarkEnd w:id="404"/>
      <w:bookmarkEnd w:id="405"/>
      <w:bookmarkEnd w:id="406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  <w:tblPrChange w:author="Ankit Shah" w:date="2025-11-11T20:11:32.168Z" w16du:dateUtc="2025-11-11T20:11:32.168Z" w:id="1492349515">
          <w:tblPr>
            <w:tblStyle w:val="Runbook-Table"/>
            <w:tblW w:w="0" w:type="auto"/>
            <w:tblInd w:w="0" w:type="dxa"/>
            <w:tblLook w:val="04A0" w:firstRow="1" w:lastRow="0" w:firstColumn="1" w:lastColumn="0" w:noHBand="0" w:noVBand="1"/>
          </w:tblPr>
        </w:tblPrChange>
      </w:tblPr>
      <w:tblGrid>
        <w:gridCol w:w="3673"/>
        <w:gridCol w:w="7117"/>
        <w:tblGridChange w:id="1458620415">
          <w:tblGrid>
            <w:gridCol w:w="3673"/>
            <w:gridCol w:w="7117"/>
          </w:tblGrid>
        </w:tblGridChange>
      </w:tblGrid>
      <w:tr w:rsidR="00542FEB" w:rsidTr="0805D06E" w14:paraId="0C7DBF5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24827EDD" w14:textId="3BDD2E24">
            <w:pPr>
              <w:pStyle w:val="NormalWeb"/>
              <w:jc w:val="center"/>
              <w:rPr>
                <w:rFonts w:ascii="Arial" w:hAnsi="Arial" w:cs="Arial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Module </w:t>
            </w:r>
            <w:ins w:author="Paul Taylor" w:date="2025-08-04T10:08:00Z" w16du:dateUtc="2025-08-04T09:08:00Z" w:id="407">
              <w:r w:rsidR="00D639EB">
                <w:rPr>
                  <w:rFonts w:ascii="Arial" w:hAnsi="Arial" w:cs="Arial"/>
                  <w:b w:val="0"/>
                  <w:bCs/>
                </w:rPr>
                <w:t>n</w:t>
              </w:r>
            </w:ins>
            <w:del w:author="Paul Taylor" w:date="2025-08-04T10:08:00Z" w16du:dateUtc="2025-08-04T09:08:00Z" w:id="408">
              <w:r w:rsidDel="00D639EB">
                <w:rPr>
                  <w:rFonts w:ascii="Arial" w:hAnsi="Arial" w:cs="Arial"/>
                  <w:b w:val="0"/>
                  <w:bCs/>
                </w:rPr>
                <w:delText>N</w:delText>
              </w:r>
            </w:del>
            <w:r>
              <w:rPr>
                <w:rFonts w:ascii="Arial" w:hAnsi="Arial" w:cs="Arial"/>
                <w:b w:val="0"/>
                <w:bCs/>
              </w:rPr>
              <w:t>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3D49A9F8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Purpose</w:t>
            </w:r>
          </w:p>
        </w:tc>
      </w:tr>
      <w:tr w:rsidR="00542FEB" w:rsidTr="0805D06E" w14:paraId="692A6ED6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522DDA" w:rsidR="00542FEB" w:rsidRDefault="003308DB" w14:paraId="4E0A6616" w14:textId="77777777">
            <w:pPr>
              <w:pStyle w:val="Monospaced"/>
              <w:pPrChange w:author="Paul Taylor" w:date="2025-08-04T10:04:00Z" w16du:dateUtc="2025-08-04T09:04:00Z" w:id="409">
                <w:pPr>
                  <w:pStyle w:val="NormalWeb"/>
                </w:pPr>
              </w:pPrChange>
            </w:pPr>
            <w:r w:rsidRPr="00522DDA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10:04:00Z" w16du:dateUtc="2025-08-04T09:04:00Z" w:id="410">
                  <w:rPr>
                    <w:rStyle w:val="HTMLCode"/>
                    <w:rFonts w:ascii="Arial" w:hAnsi="Arial" w:cs="Arial"/>
                  </w:rPr>
                </w:rPrChange>
              </w:rPr>
              <w:t>INP: Planning Sales Hierarchy Rule Summary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42FEB" w:rsidRDefault="003308DB" w14:paraId="6256ABAE" w14:textId="6571C722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commentRangeStart w:id="411"/>
            <w:r>
              <w:rPr>
                <w:rFonts w:ascii="Arial" w:hAnsi="Arial" w:cs="Arial"/>
                <w:color w:val="0A2F46" w:themeColor="text1"/>
              </w:rPr>
              <w:t xml:space="preserve">Summarize </w:t>
            </w:r>
            <w:commentRangeEnd w:id="411"/>
            <w:r w:rsidR="00B978EC">
              <w:rPr>
                <w:rStyle w:val="CommentReference"/>
                <w:rFonts w:ascii="Arial" w:hAnsi="Arial" w:cs="Arial"/>
                <w:color w:val="0A2F46" w:themeColor="text1"/>
              </w:rPr>
              <w:commentReference w:id="411"/>
            </w:r>
            <w:proofErr w:type="spellStart"/>
            <w:ins w:author="Paul Taylor" w:date="2025-08-04T10:08:00Z" w16du:dateUtc="2025-08-04T09:08:00Z" w:id="412">
              <w:r w:rsidR="00D639EB">
                <w:rPr>
                  <w:rFonts w:ascii="Arial" w:hAnsi="Arial" w:cs="Arial"/>
                  <w:color w:val="0A2F46" w:themeColor="text1"/>
                </w:rPr>
                <w:t>I</w:t>
              </w:r>
            </w:ins>
            <w:r>
              <w:rPr>
                <w:rFonts w:ascii="Arial" w:hAnsi="Arial" w:cs="Arial"/>
                <w:color w:val="0A2F46" w:themeColor="text1"/>
              </w:rPr>
              <w:t>the</w:t>
            </w:r>
            <w:proofErr w:type="spellEnd"/>
            <w:r>
              <w:rPr>
                <w:rFonts w:ascii="Arial" w:hAnsi="Arial" w:cs="Arial"/>
                <w:color w:val="0A2F46" w:themeColor="text1"/>
              </w:rPr>
              <w:t xml:space="preserve"> rules used to assign accounts to a new sales planning hierarchy</w:t>
            </w:r>
            <w:ins w:author="Paul Taylor" w:date="2025-08-04T10:04:00Z" w16du:dateUtc="2025-08-04T09:04:00Z" w:id="413">
              <w:r w:rsidR="00522DD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00542FEB" w:rsidTr="0805D06E" w14:paraId="1FF63F1C" w14:textId="77777777">
        <w:trPr>
          <w:trHeight w:val="555"/>
          <w:trPrChange w:author="Ankit Shah" w:date="2025-11-11T20:11:32.555Z" w16du:dateUtc="2025-11-11T20:11:32.555Z" w:id="2143581291">
            <w:trPr>
              <w:trHeight w:val="300"/>
            </w:trPr>
          </w:trPrChange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  <w:tcPrChange w:author="Ankit Shah" w:date="2025-11-11T20:11:32.166Z" w:id="1191079249"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3673" w:type="dxa"/>
                <w:tcBorders>
                  <w:top w:val="single" w:color="auto" w:sz="4"/>
                  <w:left w:val="single" w:color="auto" w:sz="4"/>
                  <w:bottom w:val="single" w:color="auto" w:sz="4"/>
                  <w:right w:val="single" w:color="auto" w:sz="4"/>
                </w:tcBorders>
                <w:tcMar/>
              </w:tcPr>
            </w:tcPrChange>
          </w:tcPr>
          <w:p w:rsidRPr="00522DDA" w:rsidR="00542FEB" w:rsidRDefault="003308DB" w14:paraId="320518A4" w14:textId="77777777">
            <w:pPr>
              <w:pStyle w:val="Monospaced"/>
              <w:pPrChange w:author="Paul Taylor" w:date="2025-08-04T10:04:00Z" w16du:dateUtc="2025-08-04T09:04:00Z" w:id="414">
                <w:pPr>
                  <w:pStyle w:val="NormalWeb"/>
                </w:pPr>
              </w:pPrChange>
            </w:pPr>
            <w:r w:rsidRPr="00522DDA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10:04:00Z" w16du:dateUtc="2025-08-04T09:04:00Z" w:id="415">
                  <w:rPr>
                    <w:rStyle w:val="HTMLCode"/>
                    <w:rFonts w:ascii="Arial" w:hAnsi="Arial" w:cs="Arial"/>
                  </w:rPr>
                </w:rPrChange>
              </w:rPr>
              <w:t>INP: Planning Sales Hierarchy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  <w:tcPrChange w:author="Ankit Shah" w:date="2025-11-11T20:11:32.167Z" w:id="581248518"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7117" w:type="dxa"/>
                <w:tcBorders>
                  <w:top w:val="single" w:color="auto" w:sz="4"/>
                  <w:left w:val="single" w:color="auto" w:sz="4"/>
                  <w:bottom w:val="single" w:color="auto" w:sz="4"/>
                  <w:right w:val="single" w:color="auto" w:sz="4"/>
                </w:tcBorders>
                <w:tcMar/>
              </w:tcPr>
            </w:tcPrChange>
          </w:tcPr>
          <w:p w:rsidR="00542FEB" w:rsidRDefault="003308DB" w14:paraId="729919B6" w14:textId="4984A47D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commentRangeStart w:id="416"/>
            <w:r>
              <w:rPr>
                <w:rFonts w:ascii="Arial" w:hAnsi="Arial" w:cs="Arial"/>
                <w:color w:val="0A2F46" w:themeColor="text1"/>
              </w:rPr>
              <w:t>Set up</w:t>
            </w:r>
            <w:commentRangeEnd w:id="416"/>
            <w:r w:rsidR="00FE1397">
              <w:rPr>
                <w:rStyle w:val="CommentReference"/>
                <w:rFonts w:ascii="Arial" w:hAnsi="Arial" w:cs="Arial"/>
                <w:color w:val="0A2F46" w:themeColor="text1"/>
              </w:rPr>
              <w:commentReference w:id="416"/>
            </w:r>
            <w:r>
              <w:rPr>
                <w:rFonts w:ascii="Arial" w:hAnsi="Arial" w:cs="Arial"/>
                <w:color w:val="0A2F46" w:themeColor="text1"/>
              </w:rPr>
              <w:t xml:space="preserve"> the individual rules to assign accounts to planning hierarchies based on selected attributes</w:t>
            </w:r>
            <w:ins w:author="Paul Taylor" w:date="2025-08-04T10:04:00Z" w16du:dateUtc="2025-08-04T09:04:00Z" w:id="417">
              <w:r w:rsidR="00522DDA">
                <w:rPr>
                  <w:rFonts w:ascii="Arial" w:hAnsi="Arial" w:cs="Arial"/>
                  <w:color w:val="0A2F46" w:themeColor="text1"/>
                </w:rPr>
                <w:t>.</w:t>
              </w:r>
            </w:ins>
          </w:p>
        </w:tc>
      </w:tr>
      <w:tr w:rsidR="7C4294EF" w:rsidTr="0805D06E" w14:paraId="63B03B6C">
        <w:trPr>
          <w:trHeight w:val="555"/>
          <w:ins w:author="Ankit Shah" w:date="2025-11-11T20:11:40.846Z" w16du:dateUtc="2025-11-11T20:11:40.846Z" w:id="1027584313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7C4294EF" w:rsidP="0805D06E" w:rsidRDefault="7C4294EF" w14:paraId="17D335F4" w14:noSpellErr="1" w14:textId="4C3348B6">
            <w:pPr>
              <w:pStyle w:val="Monospaced"/>
              <w:rPr>
                <w:rStyle w:val="HTMLCode"/>
                <w:rFonts w:ascii="Consolas" w:hAnsi="Consolas" w:cs="Consolas"/>
                <w:sz w:val="22"/>
                <w:szCs w:val="22"/>
                <w:highlight w:val="cyan"/>
                <w:rPrChange w:author="Ankit Shah" w:date="2025-11-11T20:27:00.473Z" w:id="283163124">
                  <w:rPr>
                    <w:rStyle w:val="HTMLCode"/>
                    <w:rFonts w:ascii="Consolas" w:hAnsi="Consolas" w:cs="Consolas"/>
                    <w:sz w:val="22"/>
                    <w:szCs w:val="22"/>
                  </w:rPr>
                </w:rPrChange>
              </w:rPr>
              <w:pPrChange w:author="Ankit Shah" w:date="2025-11-11T20:11:40.844Z">
                <w:pPr/>
              </w:pPrChange>
            </w:pPr>
            <w:commentRangeStart w:id="826518745"/>
            <w:ins w:author="Ankit Shah" w:date="2025-11-11T20:13:45.443Z" w:id="152997191">
              <w:r w:rsidRPr="0805D06E" w:rsidR="0AD83AE2">
                <w:rPr>
                  <w:rStyle w:val="HTMLCode"/>
                  <w:rFonts w:ascii="Consolas" w:hAnsi="Consolas" w:cs="Consolas"/>
                  <w:sz w:val="22"/>
                  <w:szCs w:val="22"/>
                  <w:highlight w:val="cyan"/>
                  <w:rPrChange w:author="Ankit Shah" w:date="2025-11-11T20:27:00.473Z" w:id="1660059616">
                    <w:rPr>
                      <w:rStyle w:val="HTMLCode"/>
                      <w:rFonts w:ascii="Consolas" w:hAnsi="Consolas" w:cs="Consolas"/>
                      <w:sz w:val="22"/>
                      <w:szCs w:val="22"/>
                    </w:rPr>
                  </w:rPrChange>
                </w:rPr>
                <w:t>INP: Rule Weight – GTM Planning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7C4294EF" w:rsidP="0805D06E" w:rsidRDefault="7C4294EF" w14:paraId="5C47255D" w14:noSpellErr="1" w14:textId="53DA21ED">
            <w:pPr>
              <w:pStyle w:val="NormalWeb"/>
              <w:rPr>
                <w:rFonts w:ascii="Arial" w:hAnsi="Arial" w:cs="Arial"/>
                <w:color w:val="0A2E45" w:themeColor="text2" w:themeTint="FF" w:themeShade="FF"/>
                <w:highlight w:val="cyan"/>
                <w:rPrChange w:author="Ankit Shah" w:date="2025-11-11T20:27:00.474Z" w:id="1200856450">
                  <w:rPr>
                    <w:rFonts w:ascii="Arial" w:hAnsi="Arial" w:cs="Arial"/>
                    <w:color w:val="0A2E45"/>
                  </w:rPr>
                </w:rPrChange>
              </w:rPr>
              <w:pPrChange w:author="Ankit Shah" w:date="2025-11-11T20:11:40.845Z">
                <w:pPr/>
              </w:pPrChange>
            </w:pPr>
            <w:ins w:author="Ankit Shah" w:date="2025-11-11T20:13:58.74Z" w:id="1960256092">
              <w:r w:rsidRPr="0805D06E" w:rsidR="0AD83AE2">
                <w:rPr>
                  <w:rFonts w:ascii="Arial" w:hAnsi="Arial" w:cs="Arial"/>
                  <w:color w:val="0A2E45"/>
                  <w:highlight w:val="cyan"/>
                  <w:rPrChange w:author="Ankit Shah" w:date="2025-11-11T20:27:00.474Z" w:id="1507149133">
                    <w:rPr>
                      <w:rFonts w:ascii="Arial" w:hAnsi="Arial" w:cs="Arial"/>
                      <w:color w:val="0A2E45"/>
                    </w:rPr>
                  </w:rPrChange>
                </w:rPr>
                <w:t xml:space="preserve">Set up </w:t>
              </w:r>
              <w:r w:rsidRPr="0805D06E" w:rsidR="0AD83AE2">
                <w:rPr>
                  <w:rFonts w:ascii="Arial" w:hAnsi="Arial" w:cs="Arial"/>
                  <w:color w:val="0A2E45"/>
                  <w:highlight w:val="cyan"/>
                  <w:rPrChange w:author="Ankit Shah" w:date="2025-11-11T20:27:00.474Z" w:id="971471866">
                    <w:rPr>
                      <w:rFonts w:ascii="Arial" w:hAnsi="Arial" w:cs="Arial"/>
                      <w:color w:val="0A2E45"/>
                    </w:rPr>
                  </w:rPrChange>
                </w:rPr>
                <w:t xml:space="preserve">Attribute weights to </w:t>
              </w:r>
              <w:r w:rsidRPr="0805D06E" w:rsidR="0AD83AE2">
                <w:rPr>
                  <w:rFonts w:ascii="Arial" w:hAnsi="Arial" w:cs="Arial"/>
                  <w:color w:val="0A2E45"/>
                  <w:highlight w:val="cyan"/>
                  <w:rPrChange w:author="Ankit Shah" w:date="2025-11-11T20:27:00.474Z" w:id="543531566">
                    <w:rPr>
                      <w:rFonts w:ascii="Arial" w:hAnsi="Arial" w:cs="Arial"/>
                      <w:color w:val="0A2E45"/>
                    </w:rPr>
                  </w:rPrChange>
                </w:rPr>
                <w:t>determine</w:t>
              </w:r>
              <w:r w:rsidRPr="0805D06E" w:rsidR="0AD83AE2">
                <w:rPr>
                  <w:rFonts w:ascii="Arial" w:hAnsi="Arial" w:cs="Arial"/>
                  <w:color w:val="0A2E45"/>
                  <w:highlight w:val="cyan"/>
                  <w:rPrChange w:author="Ankit Shah" w:date="2025-11-11T20:27:00.474Z" w:id="948776820">
                    <w:rPr>
                      <w:rFonts w:ascii="Arial" w:hAnsi="Arial" w:cs="Arial"/>
                      <w:color w:val="0A2E45"/>
                    </w:rPr>
                  </w:rPrChange>
                </w:rPr>
                <w:t xml:space="preserve"> rule ranking</w:t>
              </w:r>
            </w:ins>
            <w:ins w:author="Ankit Shah" w:date="2025-11-11T20:14:23.03Z" w:id="1531372047">
              <w:r w:rsidRPr="0805D06E" w:rsidR="0AD83AE2">
                <w:rPr>
                  <w:rFonts w:ascii="Arial" w:hAnsi="Arial" w:cs="Arial"/>
                  <w:color w:val="0A2E45"/>
                  <w:highlight w:val="cyan"/>
                  <w:rPrChange w:author="Ankit Shah" w:date="2025-11-11T20:27:00.474Z" w:id="1396914648">
                    <w:rPr>
                      <w:rFonts w:ascii="Arial" w:hAnsi="Arial" w:cs="Arial"/>
                      <w:color w:val="0A2E45"/>
                    </w:rPr>
                  </w:rPrChange>
                </w:rPr>
                <w:t xml:space="preserve"> after selected attributes are completed per rule</w:t>
              </w:r>
            </w:ins>
            <w:commentRangeEnd w:id="826518745"/>
            <w:r>
              <w:rPr>
                <w:rStyle w:val="CommentReference"/>
              </w:rPr>
              <w:commentReference w:id="826518745"/>
            </w:r>
          </w:p>
        </w:tc>
      </w:tr>
      <w:tr w:rsidR="7C4294EF" w:rsidTr="0805D06E" w14:paraId="41C80C6F">
        <w:trPr>
          <w:trHeight w:val="555"/>
          <w:ins w:author="Ankit Shah" w:date="2025-11-11T20:11:45.017Z" w16du:dateUtc="2025-11-11T20:11:45.017Z" w:id="192719010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7C4294EF" w:rsidP="0805D06E" w:rsidRDefault="7C4294EF" w14:paraId="09224FCF" w14:noSpellErr="1" w14:textId="5022B1F9">
            <w:pPr>
              <w:pStyle w:val="Monospaced"/>
              <w:rPr>
                <w:rStyle w:val="HTMLCode"/>
                <w:rFonts w:ascii="Consolas" w:hAnsi="Consolas" w:cs="Consolas"/>
                <w:sz w:val="22"/>
                <w:szCs w:val="22"/>
                <w:highlight w:val="cyan"/>
                <w:rPrChange w:author="Ankit Shah" w:date="2025-11-11T20:27:00.474Z" w:id="1529594161">
                  <w:rPr>
                    <w:rStyle w:val="HTMLCode"/>
                    <w:rFonts w:ascii="Consolas" w:hAnsi="Consolas" w:cs="Consolas"/>
                    <w:sz w:val="22"/>
                    <w:szCs w:val="22"/>
                  </w:rPr>
                </w:rPrChange>
              </w:rPr>
              <w:pPrChange w:author="Ankit Shah" w:date="2025-11-11T20:11:45.015Z">
                <w:pPr/>
              </w:pPrChange>
            </w:pPr>
            <w:ins w:author="Ankit Shah" w:date="2025-11-11T20:14:45.747Z" w:id="1427592796">
              <w:r w:rsidRPr="0805D06E" w:rsidR="0AD83AE2">
                <w:rPr>
                  <w:rStyle w:val="HTMLCode"/>
                  <w:rFonts w:ascii="Consolas" w:hAnsi="Consolas" w:cs="Consolas"/>
                  <w:sz w:val="22"/>
                  <w:szCs w:val="22"/>
                  <w:highlight w:val="cyan"/>
                  <w:rPrChange w:author="Ankit Shah" w:date="2025-11-11T20:27:00.474Z" w:id="1245786761">
                    <w:rPr>
                      <w:rStyle w:val="HTMLCode"/>
                      <w:rFonts w:ascii="Consolas" w:hAnsi="Consolas" w:cs="Consolas"/>
                      <w:sz w:val="22"/>
                      <w:szCs w:val="22"/>
                    </w:rPr>
                  </w:rPrChange>
                </w:rPr>
                <w:t>INP: Planning Sales Hierarchy</w:t>
              </w:r>
            </w:ins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7C4294EF" w:rsidP="0805D06E" w:rsidRDefault="7C4294EF" w14:paraId="29943E31" w14:noSpellErr="1" w14:textId="36376FC6">
            <w:pPr>
              <w:pStyle w:val="NormalWeb"/>
              <w:rPr>
                <w:rFonts w:ascii="Arial" w:hAnsi="Arial" w:cs="Arial"/>
                <w:color w:val="0A2E45" w:themeColor="text2" w:themeTint="FF" w:themeShade="FF"/>
                <w:highlight w:val="cyan"/>
                <w:rPrChange w:author="Ankit Shah" w:date="2025-11-11T20:27:00.474Z" w:id="1733229997">
                  <w:rPr>
                    <w:rFonts w:ascii="Arial" w:hAnsi="Arial" w:cs="Arial"/>
                    <w:color w:val="0A2E45"/>
                  </w:rPr>
                </w:rPrChange>
              </w:rPr>
              <w:pPrChange w:author="Ankit Shah" w:date="2025-11-11T20:11:45.016Z">
                <w:pPr/>
              </w:pPrChange>
            </w:pPr>
            <w:ins w:author="Ankit Shah" w:date="2025-11-11T20:14:58.982Z" w:id="1258482330">
              <w:r w:rsidRPr="0805D06E" w:rsidR="0AD83AE2">
                <w:rPr>
                  <w:rFonts w:ascii="Arial" w:hAnsi="Arial" w:cs="Arial"/>
                  <w:color w:val="0A2E45"/>
                  <w:highlight w:val="cyan"/>
                  <w:rPrChange w:author="Ankit Shah" w:date="2025-11-11T20:27:00.474Z" w:id="579157359">
                    <w:rPr>
                      <w:rFonts w:ascii="Arial" w:hAnsi="Arial" w:cs="Arial"/>
                      <w:color w:val="0A2E45"/>
                    </w:rPr>
                  </w:rPrChange>
                </w:rPr>
                <w:t>Set up GTM planning hierarchy</w:t>
              </w:r>
            </w:ins>
            <w:ins w:author="Ankit Shah" w:date="2025-11-11T20:15:06.028Z" w:id="670781354">
              <w:r w:rsidRPr="0805D06E" w:rsidR="0AD83AE2">
                <w:rPr>
                  <w:rFonts w:ascii="Arial" w:hAnsi="Arial" w:cs="Arial"/>
                  <w:color w:val="0A2E45"/>
                  <w:highlight w:val="cyan"/>
                  <w:rPrChange w:author="Ankit Shah" w:date="2025-11-11T20:27:00.474Z" w:id="866260467">
                    <w:rPr>
                      <w:rFonts w:ascii="Arial" w:hAnsi="Arial" w:cs="Arial"/>
                      <w:color w:val="0A2E45"/>
                    </w:rPr>
                  </w:rPrChange>
                </w:rPr>
                <w:t xml:space="preserve"> list</w:t>
              </w:r>
            </w:ins>
            <w:ins w:author="Ankit Shah" w:date="2025-11-11T20:14:58.982Z" w:id="182002468">
              <w:r w:rsidRPr="0805D06E" w:rsidR="0AD83AE2">
                <w:rPr>
                  <w:rFonts w:ascii="Arial" w:hAnsi="Arial" w:cs="Arial"/>
                  <w:color w:val="0A2E45"/>
                  <w:highlight w:val="cyan"/>
                  <w:rPrChange w:author="Ankit Shah" w:date="2025-11-11T20:27:00.474Z" w:id="471792705">
                    <w:rPr>
                      <w:rFonts w:ascii="Arial" w:hAnsi="Arial" w:cs="Arial"/>
                      <w:color w:val="0A2E45"/>
                    </w:rPr>
                  </w:rPrChange>
                </w:rPr>
                <w:t xml:space="preserve"> for which Rules will be created for</w:t>
              </w:r>
            </w:ins>
          </w:p>
        </w:tc>
      </w:tr>
    </w:tbl>
    <w:p w:rsidR="0805D06E" w:rsidRDefault="0805D06E" w14:paraId="607D8859" w14:textId="58F3B05A"/>
    <w:p w:rsidR="00542FEB" w:rsidRDefault="00542FEB" w14:paraId="767C41EA" w14:textId="77777777">
      <w:pPr>
        <w:rPr>
          <w:rFonts w:eastAsia="Times New Roman"/>
        </w:rPr>
      </w:pPr>
    </w:p>
    <w:p w:rsidR="00542FEB" w:rsidRDefault="003308DB" w14:paraId="44DFD5AF" w14:textId="77777777">
      <w:pPr>
        <w:pStyle w:val="Runbook-Header2"/>
      </w:pPr>
      <w:bookmarkStart w:name="_Toc196992267" w:id="418"/>
      <w:bookmarkStart w:name="_Toc196996004" w:id="419"/>
      <w:bookmarkStart w:name="_Toc196996354" w:id="420"/>
      <w:bookmarkStart w:name="_Toc196996483" w:id="421"/>
      <w:bookmarkStart w:name="_Toc199759880" w:id="422"/>
      <w:r>
        <w:rPr>
          <w:rStyle w:val="Strong"/>
          <w:b/>
          <w:bCs/>
        </w:rPr>
        <w:t>General Setup and Assumptions</w:t>
      </w:r>
      <w:bookmarkEnd w:id="418"/>
      <w:bookmarkEnd w:id="419"/>
      <w:bookmarkEnd w:id="420"/>
      <w:bookmarkEnd w:id="421"/>
      <w:bookmarkEnd w:id="422"/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3355"/>
        <w:gridCol w:w="7435"/>
      </w:tblGrid>
      <w:tr w:rsidR="00542FEB" w:rsidTr="00542FEB" w14:paraId="4E2FB7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5A158379" w14:textId="2468066E">
            <w:pPr>
              <w:pStyle w:val="NormalWeb"/>
              <w:jc w:val="center"/>
              <w:rPr>
                <w:rFonts w:ascii="Arial" w:hAnsi="Arial" w:cs="Arial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Module </w:t>
            </w:r>
            <w:ins w:author="Paul Taylor" w:date="2025-08-04T10:10:00Z" w16du:dateUtc="2025-08-04T09:10:00Z" w:id="423">
              <w:r w:rsidR="00FE1397">
                <w:rPr>
                  <w:rFonts w:ascii="Arial" w:hAnsi="Arial" w:cs="Arial"/>
                  <w:b w:val="0"/>
                  <w:bCs/>
                </w:rPr>
                <w:t>n</w:t>
              </w:r>
            </w:ins>
            <w:del w:author="Paul Taylor" w:date="2025-08-04T10:10:00Z" w16du:dateUtc="2025-08-04T09:10:00Z" w:id="424">
              <w:r w:rsidDel="00FE1397">
                <w:rPr>
                  <w:rFonts w:ascii="Arial" w:hAnsi="Arial" w:cs="Arial"/>
                  <w:b w:val="0"/>
                  <w:bCs/>
                </w:rPr>
                <w:delText>N</w:delText>
              </w:r>
            </w:del>
            <w:r>
              <w:rPr>
                <w:rFonts w:ascii="Arial" w:hAnsi="Arial" w:cs="Arial"/>
                <w:b w:val="0"/>
                <w:bCs/>
              </w:rPr>
              <w:t>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6619E30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Purpose</w:t>
            </w:r>
          </w:p>
        </w:tc>
      </w:tr>
      <w:tr w:rsidR="00542FEB" w:rsidTr="00542FEB" w14:paraId="1189BADB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E1397" w:rsidR="00542FEB" w:rsidRDefault="003308DB" w14:paraId="69FE5A1F" w14:textId="77777777">
            <w:pPr>
              <w:pStyle w:val="Monospaced"/>
              <w:pPrChange w:author="Paul Taylor" w:date="2025-08-04T10:09:00Z" w16du:dateUtc="2025-08-04T09:09:00Z" w:id="425">
                <w:pPr>
                  <w:pStyle w:val="NormalWeb"/>
                </w:pPr>
              </w:pPrChange>
            </w:pPr>
            <w:r w:rsidRPr="00FE1397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10:09:00Z" w16du:dateUtc="2025-08-04T09:09:00Z" w:id="426">
                  <w:rPr>
                    <w:rStyle w:val="HTMLCode"/>
                    <w:rFonts w:ascii="Arial" w:hAnsi="Arial" w:cs="Arial"/>
                  </w:rPr>
                </w:rPrChange>
              </w:rPr>
              <w:t>SYS: Today 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4381868" w14:textId="4726469C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Stores today's date</w:t>
            </w:r>
            <w:ins w:author="Paul Taylor" w:date="2025-08-04T10:04:00Z" w16du:dateUtc="2025-08-04T09:04:00Z" w:id="427">
              <w:r w:rsidR="00023D09">
                <w:rPr>
                  <w:rFonts w:ascii="Arial" w:hAnsi="Arial" w:cs="Arial"/>
                  <w:color w:val="0A2F46" w:themeColor="text1"/>
                </w:rPr>
                <w:t>.</w:t>
              </w:r>
            </w:ins>
            <w:del w:author="Paul Taylor" w:date="2025-08-04T10:04:00Z" w16du:dateUtc="2025-08-04T09:04:00Z" w:id="428">
              <w:r w:rsidDel="00023D09">
                <w:rPr>
                  <w:rFonts w:ascii="Arial" w:hAnsi="Arial" w:cs="Arial"/>
                  <w:color w:val="0A2F46" w:themeColor="text1"/>
                </w:rPr>
                <w:delText>;</w:delText>
              </w:r>
            </w:del>
            <w:r>
              <w:rPr>
                <w:rFonts w:ascii="Arial" w:hAnsi="Arial" w:cs="Arial"/>
                <w:color w:val="0A2F46" w:themeColor="text1"/>
              </w:rPr>
              <w:t xml:space="preserve"> </w:t>
            </w:r>
            <w:ins w:author="Paul Taylor" w:date="2025-08-04T10:04:00Z" w16du:dateUtc="2025-08-04T09:04:00Z" w:id="429">
              <w:r w:rsidR="00023D09">
                <w:rPr>
                  <w:rFonts w:ascii="Arial" w:hAnsi="Arial" w:cs="Arial"/>
                  <w:color w:val="0A2F46" w:themeColor="text1"/>
                </w:rPr>
                <w:t>This is u</w:t>
              </w:r>
            </w:ins>
            <w:del w:author="Paul Taylor" w:date="2025-08-04T10:04:00Z" w16du:dateUtc="2025-08-04T09:04:00Z" w:id="430">
              <w:r w:rsidDel="00023D09">
                <w:rPr>
                  <w:rFonts w:ascii="Arial" w:hAnsi="Arial" w:cs="Arial"/>
                  <w:color w:val="0A2F46" w:themeColor="text1"/>
                </w:rPr>
                <w:delText>u</w:delText>
              </w:r>
            </w:del>
            <w:r>
              <w:rPr>
                <w:rFonts w:ascii="Arial" w:hAnsi="Arial" w:cs="Arial"/>
                <w:color w:val="0A2F46" w:themeColor="text1"/>
              </w:rPr>
              <w:t>sed for tracking data freshness and last updates (daily update needed)</w:t>
            </w:r>
          </w:p>
        </w:tc>
      </w:tr>
      <w:tr w:rsidR="00542FEB" w:rsidTr="00542FEB" w14:paraId="764BE01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E1397" w:rsidR="00542FEB" w:rsidRDefault="003308DB" w14:paraId="670D1B54" w14:textId="77777777">
            <w:pPr>
              <w:pStyle w:val="Monospaced"/>
              <w:pPrChange w:author="Paul Taylor" w:date="2025-08-04T10:09:00Z" w16du:dateUtc="2025-08-04T09:09:00Z" w:id="431">
                <w:pPr>
                  <w:pStyle w:val="NormalWeb"/>
                </w:pPr>
              </w:pPrChange>
            </w:pPr>
            <w:r w:rsidRPr="00FE1397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10:09:00Z" w16du:dateUtc="2025-08-04T09:09:00Z" w:id="432">
                  <w:rPr>
                    <w:rStyle w:val="HTMLCode"/>
                    <w:rFonts w:ascii="Arial" w:hAnsi="Arial" w:cs="Arial"/>
                  </w:rPr>
                </w:rPrChange>
              </w:rPr>
              <w:t>Model Assumptions and Inputs</w:t>
            </w:r>
            <w:r w:rsidRPr="00FE1397">
              <w:t xml:space="preserve"> (Page)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FE1397" w14:paraId="7AEE35A4" w14:textId="075ED208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ins w:author="Paul Taylor" w:date="2025-08-04T10:10:00Z" w16du:dateUtc="2025-08-04T09:10:00Z" w:id="433">
              <w:r>
                <w:rPr>
                  <w:rFonts w:ascii="Arial" w:hAnsi="Arial" w:cs="Arial"/>
                  <w:color w:val="0A2F46" w:themeColor="text1"/>
                </w:rPr>
                <w:t>A</w:t>
              </w:r>
            </w:ins>
            <w:del w:author="Paul Taylor" w:date="2025-08-04T10:09:00Z" w16du:dateUtc="2025-08-04T09:09:00Z" w:id="434">
              <w:r w:rsidDel="00FE1397" w:rsidR="003308DB">
                <w:rPr>
                  <w:rFonts w:ascii="Arial" w:hAnsi="Arial" w:cs="Arial"/>
                  <w:color w:val="0A2F46" w:themeColor="text1"/>
                </w:rPr>
                <w:delText>A</w:delText>
              </w:r>
            </w:del>
            <w:r w:rsidR="003308DB">
              <w:rPr>
                <w:rFonts w:ascii="Arial" w:hAnsi="Arial" w:cs="Arial"/>
                <w:color w:val="0A2F46" w:themeColor="text1"/>
              </w:rPr>
              <w:t>dmin</w:t>
            </w:r>
            <w:ins w:author="Paul Taylor" w:date="2025-08-04T10:10:00Z" w16du:dateUtc="2025-08-04T09:10:00Z" w:id="435">
              <w:r>
                <w:rPr>
                  <w:rFonts w:ascii="Arial" w:hAnsi="Arial" w:cs="Arial"/>
                  <w:color w:val="0A2F46" w:themeColor="text1"/>
                </w:rPr>
                <w:t>s</w:t>
              </w:r>
            </w:ins>
            <w:r w:rsidR="003308DB">
              <w:rPr>
                <w:rFonts w:ascii="Arial" w:hAnsi="Arial" w:cs="Arial"/>
                <w:color w:val="0A2F46" w:themeColor="text1"/>
              </w:rPr>
              <w:t xml:space="preserve"> input</w:t>
            </w:r>
            <w:del w:author="Paul Taylor" w:date="2025-08-04T10:10:00Z" w16du:dateUtc="2025-08-04T09:10:00Z" w:id="436">
              <w:r w:rsidDel="00FE1397" w:rsidR="003308DB">
                <w:rPr>
                  <w:rFonts w:ascii="Arial" w:hAnsi="Arial" w:cs="Arial"/>
                  <w:color w:val="0A2F46" w:themeColor="text1"/>
                </w:rPr>
                <w:delText>s</w:delText>
              </w:r>
            </w:del>
            <w:r w:rsidR="003308DB">
              <w:rPr>
                <w:rFonts w:ascii="Arial" w:hAnsi="Arial" w:cs="Arial"/>
                <w:color w:val="0A2F46" w:themeColor="text1"/>
              </w:rPr>
              <w:t xml:space="preserve"> fiscal year settings, quota methods, sales roles, seasonality assumptions</w:t>
            </w:r>
          </w:p>
        </w:tc>
      </w:tr>
    </w:tbl>
    <w:p w:rsidR="00542FEB" w:rsidRDefault="00542FEB" w14:paraId="1F8CD887" w14:textId="77777777">
      <w:pPr>
        <w:rPr>
          <w:rFonts w:eastAsia="Times New Roman"/>
        </w:rPr>
      </w:pPr>
    </w:p>
    <w:p w:rsidR="00542FEB" w:rsidRDefault="003308DB" w14:paraId="57E1E518" w14:textId="77777777">
      <w:pPr>
        <w:pStyle w:val="Runbook-Header2"/>
      </w:pPr>
      <w:bookmarkStart w:name="_Toc196992268" w:id="437"/>
      <w:bookmarkStart w:name="_Toc196996005" w:id="438"/>
      <w:bookmarkStart w:name="_Toc196996355" w:id="439"/>
      <w:bookmarkStart w:name="_Toc196996484" w:id="440"/>
      <w:bookmarkStart w:name="_Toc199759881" w:id="441"/>
      <w:r>
        <w:rPr>
          <w:rStyle w:val="Strong"/>
          <w:b/>
          <w:bCs/>
        </w:rPr>
        <w:t>Tips for Admins Managing Input Modules</w:t>
      </w:r>
      <w:bookmarkEnd w:id="437"/>
      <w:bookmarkEnd w:id="438"/>
      <w:bookmarkEnd w:id="439"/>
      <w:bookmarkEnd w:id="440"/>
      <w:bookmarkEnd w:id="441"/>
    </w:p>
    <w:p w:rsidR="00542FEB" w:rsidRDefault="003308DB" w14:paraId="101EAFD9" w14:textId="77777777">
      <w:pPr>
        <w:pStyle w:val="Normal-BulletedList"/>
      </w:pPr>
      <w:r>
        <w:rPr>
          <w:rStyle w:val="Strong"/>
        </w:rPr>
        <w:t>Review input modules before each planning cycle</w:t>
      </w:r>
      <w:r>
        <w:t xml:space="preserve"> (e.g., Tier changes, Wallet methods).</w:t>
      </w:r>
    </w:p>
    <w:p w:rsidR="00542FEB" w:rsidRDefault="003308DB" w14:paraId="044CE16A" w14:textId="0A708239">
      <w:pPr>
        <w:pStyle w:val="Normal-BulletedList"/>
      </w:pPr>
      <w:r>
        <w:rPr>
          <w:rStyle w:val="Strong"/>
        </w:rPr>
        <w:t xml:space="preserve">Update "Today's Date" daily via </w:t>
      </w:r>
      <w:proofErr w:type="spellStart"/>
      <w:r>
        <w:rPr>
          <w:rStyle w:val="Strong"/>
        </w:rPr>
        <w:t>CloudWorks</w:t>
      </w:r>
      <w:proofErr w:type="spellEnd"/>
      <w:ins w:author="Paul Taylor" w:date="2025-08-04T09:21:00Z" w16du:dateUtc="2025-08-04T08:21:00Z" w:id="442">
        <w:r w:rsidRPr="004A2715" w:rsidR="004A2715">
          <w:rPr>
            <w:rStyle w:val="Strong"/>
            <w:lang w:val="en-GB"/>
            <w:rPrChange w:author="Paul Taylor" w:date="2025-08-04T09:21:00Z" w16du:dateUtc="2025-08-04T08:21:00Z" w:id="443">
              <w:rPr>
                <w:rStyle w:val="Strong"/>
                <w:lang w:val="pt-PT"/>
              </w:rPr>
            </w:rPrChange>
          </w:rPr>
          <w:t>™</w:t>
        </w:r>
      </w:ins>
      <w:r>
        <w:t xml:space="preserve"> or manual input.</w:t>
      </w:r>
    </w:p>
    <w:p w:rsidR="00542FEB" w:rsidRDefault="003308DB" w14:paraId="14706139" w14:textId="77777777">
      <w:pPr>
        <w:pStyle w:val="Normal-BulletedList"/>
      </w:pPr>
      <w:r>
        <w:rPr>
          <w:rStyle w:val="Strong"/>
        </w:rPr>
        <w:t>Clear out obsolete rules/inputs</w:t>
      </w:r>
      <w:r>
        <w:t xml:space="preserve"> after major GTM strategy changes.</w:t>
      </w:r>
    </w:p>
    <w:p w:rsidR="00542FEB" w:rsidRDefault="003308DB" w14:paraId="364E86A6" w14:textId="77777777">
      <w:pPr>
        <w:pStyle w:val="Normal-BulletedList"/>
      </w:pPr>
      <w:r>
        <w:rPr>
          <w:rStyle w:val="Strong"/>
        </w:rPr>
        <w:t>Check for blank or unassigned records</w:t>
      </w:r>
      <w:r>
        <w:t xml:space="preserve"> in Tier, Segmentation, and Wallet Setup modules to avoid downstream errors.</w:t>
      </w:r>
    </w:p>
    <w:p w:rsidR="00542FEB" w:rsidRDefault="003308DB" w14:paraId="7D9057F5" w14:textId="77777777">
      <w:r>
        <w:rPr>
          <w:rStyle w:val="Strong"/>
        </w:rPr>
        <w:t>Admin Tip</w:t>
      </w:r>
      <w:r>
        <w:t xml:space="preserve">: If you update any major assumptions (like Tiering or Wallet Calculation Methods), </w:t>
      </w:r>
      <w:r>
        <w:rPr>
          <w:rStyle w:val="Strong"/>
        </w:rPr>
        <w:t>revalidate segmentation and wallet size outputs</w:t>
      </w:r>
      <w:r>
        <w:t xml:space="preserve"> before moving to downstream planning steps.</w:t>
      </w:r>
    </w:p>
    <w:p w:rsidR="00542FEB" w:rsidRDefault="00542FEB" w14:paraId="258B410D" w14:textId="77777777">
      <w:pPr>
        <w:rPr>
          <w:rFonts w:eastAsia="Times New Roman"/>
        </w:rPr>
      </w:pPr>
    </w:p>
    <w:p w:rsidR="00542FEB" w:rsidRDefault="00542FEB" w14:paraId="6A4B4A8A" w14:textId="77777777">
      <w:pPr>
        <w:pStyle w:val="Normal-BulletedList"/>
        <w:numPr>
          <w:ilvl w:val="0"/>
          <w:numId w:val="0"/>
        </w:numPr>
        <w:ind w:left="720"/>
      </w:pPr>
    </w:p>
    <w:p w:rsidR="00542FEB" w:rsidRDefault="003308DB" w14:paraId="65778086" w14:textId="77777777">
      <w:pPr>
        <w:spacing w:after="0" w:line="240" w:lineRule="auto"/>
        <w:ind w:left="0"/>
      </w:pPr>
      <w:r>
        <w:br w:type="page"/>
      </w:r>
    </w:p>
    <w:p w:rsidR="00542FEB" w:rsidP="47E53696" w:rsidRDefault="003308DB" w14:paraId="348A8034" w14:textId="77777777">
      <w:pPr>
        <w:pStyle w:val="Runbook-Header1"/>
        <w:pageBreakBefore/>
        <w:rPr>
          <w:rFonts w:eastAsia="Times New Roman"/>
        </w:rPr>
      </w:pPr>
      <w:bookmarkStart w:name="_Toc196992269" w:id="444"/>
      <w:bookmarkStart w:name="_Toc196996006" w:id="445"/>
      <w:bookmarkStart w:name="_Toc196996356" w:id="446"/>
      <w:bookmarkStart w:name="_Toc196996485" w:id="447"/>
      <w:bookmarkStart w:name="_Toc199759882" w:id="448"/>
      <w:r>
        <w:rPr>
          <w:rFonts w:eastAsia="Times New Roman"/>
        </w:rPr>
        <w:t>Admin Period Tasks</w:t>
      </w:r>
      <w:bookmarkEnd w:id="444"/>
      <w:bookmarkEnd w:id="445"/>
      <w:bookmarkEnd w:id="446"/>
      <w:bookmarkEnd w:id="447"/>
      <w:bookmarkEnd w:id="448"/>
    </w:p>
    <w:p w:rsidR="00542FEB" w:rsidRDefault="003308DB" w14:paraId="40651778" w14:textId="77777777">
      <w:pPr>
        <w:pStyle w:val="Runbook-Header2"/>
        <w:numPr>
          <w:ilvl w:val="0"/>
          <w:numId w:val="17"/>
        </w:numPr>
        <w:rPr>
          <w:rFonts w:eastAsiaTheme="minorEastAsia"/>
        </w:rPr>
      </w:pPr>
      <w:bookmarkStart w:name="_Toc196996007" w:id="449"/>
      <w:bookmarkStart w:name="_Toc196996357" w:id="450"/>
      <w:bookmarkStart w:name="_Toc196996486" w:id="451"/>
      <w:bookmarkStart w:name="_Toc199759883" w:id="452"/>
      <w:r>
        <w:t>Update Core Data Sources</w:t>
      </w:r>
      <w:bookmarkStart w:name="_Toc196996008" w:id="453"/>
      <w:bookmarkStart w:name="_Toc196996358" w:id="454"/>
      <w:bookmarkStart w:name="_Toc196996487" w:id="455"/>
      <w:bookmarkEnd w:id="449"/>
      <w:bookmarkEnd w:id="450"/>
      <w:bookmarkEnd w:id="451"/>
      <w:bookmarkEnd w:id="452"/>
    </w:p>
    <w:p w:rsidR="00542FEB" w:rsidRDefault="003308DB" w14:paraId="5F36975D" w14:textId="77777777">
      <w:pPr>
        <w:rPr>
          <w:b/>
          <w:bCs/>
        </w:rPr>
      </w:pPr>
      <w:commentRangeStart w:id="456"/>
      <w:r>
        <w:rPr>
          <w:b/>
          <w:bCs/>
        </w:rPr>
        <w:t>Key Data Hub Data Module</w:t>
      </w:r>
      <w:bookmarkEnd w:id="453"/>
      <w:bookmarkEnd w:id="454"/>
      <w:bookmarkEnd w:id="455"/>
      <w:commentRangeEnd w:id="456"/>
      <w:r w:rsidR="008A63FB">
        <w:rPr>
          <w:rStyle w:val="CommentReference"/>
        </w:rPr>
        <w:commentReference w:id="456"/>
      </w:r>
    </w:p>
    <w:tbl>
      <w:tblPr>
        <w:tblStyle w:val="Runbook-Table"/>
        <w:tblW w:w="0" w:type="auto"/>
        <w:tblInd w:w="0" w:type="dxa"/>
        <w:tblLook w:val="04A0" w:firstRow="1" w:lastRow="0" w:firstColumn="1" w:lastColumn="0" w:noHBand="0" w:noVBand="1"/>
      </w:tblPr>
      <w:tblGrid>
        <w:gridCol w:w="2164"/>
        <w:gridCol w:w="4539"/>
        <w:gridCol w:w="4087"/>
      </w:tblGrid>
      <w:tr w:rsidR="00542FEB" w:rsidTr="00542FEB" w14:paraId="753505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4C59AB84" w14:textId="005AB6C3">
            <w:pPr>
              <w:pStyle w:val="NormalWeb"/>
              <w:jc w:val="center"/>
              <w:rPr>
                <w:rFonts w:ascii="Arial" w:hAnsi="Arial" w:cs="Arial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Module </w:t>
            </w:r>
            <w:ins w:author="Paul Taylor" w:date="2025-08-04T10:10:00Z" w16du:dateUtc="2025-08-04T09:10:00Z" w:id="457">
              <w:r w:rsidR="00FE1397">
                <w:rPr>
                  <w:rFonts w:ascii="Arial" w:hAnsi="Arial" w:cs="Arial"/>
                  <w:b w:val="0"/>
                  <w:bCs/>
                </w:rPr>
                <w:t>n</w:t>
              </w:r>
            </w:ins>
            <w:del w:author="Paul Taylor" w:date="2025-08-04T10:10:00Z" w16du:dateUtc="2025-08-04T09:10:00Z" w:id="458">
              <w:r w:rsidDel="00FE1397">
                <w:rPr>
                  <w:rFonts w:ascii="Arial" w:hAnsi="Arial" w:cs="Arial"/>
                  <w:b w:val="0"/>
                  <w:bCs/>
                </w:rPr>
                <w:delText>N</w:delText>
              </w:r>
            </w:del>
            <w:r>
              <w:rPr>
                <w:rFonts w:ascii="Arial" w:hAnsi="Arial" w:cs="Arial"/>
                <w:b w:val="0"/>
                <w:bCs/>
              </w:rPr>
              <w:t>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715D3E7" w14:textId="77777777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0B6EFC72" w14:textId="2FD49D6A">
            <w:pPr>
              <w:pStyle w:val="NormalWeb"/>
              <w:jc w:val="center"/>
              <w:rPr>
                <w:rFonts w:ascii="Arial" w:hAnsi="Arial" w:cs="Arial"/>
                <w:b w:val="0"/>
                <w:bCs/>
                <w:color w:val="0A2F46" w:themeColor="text1"/>
              </w:rPr>
            </w:pPr>
            <w:r>
              <w:rPr>
                <w:rFonts w:ascii="Arial" w:hAnsi="Arial" w:cs="Arial"/>
                <w:b w:val="0"/>
                <w:bCs/>
              </w:rPr>
              <w:t xml:space="preserve">OOTB </w:t>
            </w:r>
            <w:ins w:author="Paul Taylor" w:date="2025-08-04T10:10:00Z" w16du:dateUtc="2025-08-04T09:10:00Z" w:id="459">
              <w:r w:rsidR="00FE1397">
                <w:rPr>
                  <w:rFonts w:ascii="Arial" w:hAnsi="Arial" w:cs="Arial"/>
                  <w:b w:val="0"/>
                  <w:bCs/>
                </w:rPr>
                <w:t>p</w:t>
              </w:r>
            </w:ins>
            <w:del w:author="Paul Taylor" w:date="2025-08-04T10:10:00Z" w16du:dateUtc="2025-08-04T09:10:00Z" w:id="460">
              <w:r w:rsidDel="00FE1397">
                <w:rPr>
                  <w:rFonts w:ascii="Arial" w:hAnsi="Arial" w:cs="Arial"/>
                  <w:b w:val="0"/>
                  <w:bCs/>
                </w:rPr>
                <w:delText>P</w:delText>
              </w:r>
            </w:del>
            <w:r>
              <w:rPr>
                <w:rFonts w:ascii="Arial" w:hAnsi="Arial" w:cs="Arial"/>
                <w:b w:val="0"/>
                <w:bCs/>
              </w:rPr>
              <w:t>rocess</w:t>
            </w:r>
          </w:p>
        </w:tc>
      </w:tr>
      <w:tr w:rsidR="00542FEB" w:rsidTr="00542FEB" w14:paraId="45BBB96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40EE" w:rsidR="00542FEB" w:rsidRDefault="003308DB" w14:paraId="3BD74561" w14:textId="77777777">
            <w:pPr>
              <w:pStyle w:val="Monospaced"/>
              <w:pPrChange w:author="Paul Taylor" w:date="2025-08-04T10:10:00Z" w16du:dateUtc="2025-08-04T09:10:00Z" w:id="461">
                <w:pPr>
                  <w:pStyle w:val="NormalWeb"/>
                </w:pPr>
              </w:pPrChange>
            </w:pPr>
            <w:r w:rsidRPr="00A940EE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10:10:00Z" w16du:dateUtc="2025-08-04T09:10:00Z" w:id="462">
                  <w:rPr>
                    <w:rStyle w:val="HTMLCode"/>
                    <w:rFonts w:ascii="Arial" w:hAnsi="Arial" w:cs="Arial"/>
                  </w:rPr>
                </w:rPrChange>
              </w:rPr>
              <w:t>DAT By Order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ABEE885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Contains sales order data (aggregated level).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8EB2A15" w14:textId="77777777">
            <w:pPr>
              <w:pStyle w:val="Monospaced"/>
              <w:pPrChange w:author="Paul Taylor" w:date="2025-08-04T10:10:00Z" w16du:dateUtc="2025-08-04T09:10:00Z" w:id="463">
                <w:pPr>
                  <w:pStyle w:val="NormalWeb"/>
                </w:pPr>
              </w:pPrChange>
            </w:pPr>
            <w:proofErr w:type="spellStart"/>
            <w:r>
              <w:t>Process_List_Order_DH</w:t>
            </w:r>
            <w:proofErr w:type="spellEnd"/>
          </w:p>
        </w:tc>
      </w:tr>
      <w:tr w:rsidR="00542FEB" w:rsidTr="00542FEB" w14:paraId="2B9EEC59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40EE" w:rsidR="00542FEB" w:rsidRDefault="003308DB" w14:paraId="30BA3375" w14:textId="77777777">
            <w:pPr>
              <w:pStyle w:val="Monospaced"/>
              <w:pPrChange w:author="Paul Taylor" w:date="2025-08-04T10:10:00Z" w16du:dateUtc="2025-08-04T09:10:00Z" w:id="464">
                <w:pPr>
                  <w:pStyle w:val="NormalWeb"/>
                </w:pPr>
              </w:pPrChange>
            </w:pPr>
            <w:r w:rsidRPr="00A940EE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10:10:00Z" w16du:dateUtc="2025-08-04T09:10:00Z" w:id="465">
                  <w:rPr>
                    <w:rStyle w:val="HTMLCode"/>
                    <w:rFonts w:ascii="Arial" w:hAnsi="Arial" w:cs="Arial"/>
                  </w:rPr>
                </w:rPrChange>
              </w:rPr>
              <w:t>DAT by Order Details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3D80328A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Contains transactional line-level sales order data, including products and SKUs.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A1FAD06" w14:textId="77777777">
            <w:pPr>
              <w:pStyle w:val="Monospaced"/>
              <w:pPrChange w:author="Paul Taylor" w:date="2025-08-04T10:10:00Z" w16du:dateUtc="2025-08-04T09:10:00Z" w:id="466">
                <w:pPr>
                  <w:pStyle w:val="NormalWeb"/>
                </w:pPr>
              </w:pPrChange>
            </w:pPr>
            <w:proofErr w:type="spellStart"/>
            <w:r>
              <w:t>Process_List_Order_Details_DH</w:t>
            </w:r>
            <w:proofErr w:type="spellEnd"/>
          </w:p>
        </w:tc>
      </w:tr>
      <w:tr w:rsidR="00542FEB" w:rsidTr="00542FEB" w14:paraId="7D36171D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40EE" w:rsidR="00542FEB" w:rsidRDefault="003308DB" w14:paraId="2C3DB7AA" w14:textId="77777777">
            <w:pPr>
              <w:pStyle w:val="Monospaced"/>
              <w:pPrChange w:author="Paul Taylor" w:date="2025-08-04T10:10:00Z" w16du:dateUtc="2025-08-04T09:10:00Z" w:id="467">
                <w:pPr>
                  <w:pStyle w:val="NormalWeb"/>
                </w:pPr>
              </w:pPrChange>
            </w:pPr>
            <w:r w:rsidRPr="00A940EE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10:10:00Z" w16du:dateUtc="2025-08-04T09:10:00Z" w:id="468">
                  <w:rPr>
                    <w:rStyle w:val="HTMLCode"/>
                    <w:rFonts w:ascii="Arial" w:hAnsi="Arial" w:cs="Arial"/>
                  </w:rPr>
                </w:rPrChange>
              </w:rPr>
              <w:t>DAT by Opportunity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E649014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Opportunity or forecast data at header level.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72F843A0" w14:textId="77777777">
            <w:pPr>
              <w:pStyle w:val="Monospaced"/>
              <w:pPrChange w:author="Paul Taylor" w:date="2025-08-04T10:10:00Z" w16du:dateUtc="2025-08-04T09:10:00Z" w:id="469">
                <w:pPr>
                  <w:pStyle w:val="NormalWeb"/>
                </w:pPr>
              </w:pPrChange>
            </w:pPr>
            <w:proofErr w:type="spellStart"/>
            <w:r>
              <w:t>Process_List_Opportunity_DH</w:t>
            </w:r>
            <w:proofErr w:type="spellEnd"/>
          </w:p>
        </w:tc>
      </w:tr>
      <w:tr w:rsidR="00542FEB" w:rsidTr="00542FEB" w14:paraId="680AED15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40EE" w:rsidR="00542FEB" w:rsidRDefault="003308DB" w14:paraId="394754C6" w14:textId="77777777">
            <w:pPr>
              <w:pStyle w:val="Monospaced"/>
              <w:pPrChange w:author="Paul Taylor" w:date="2025-08-04T10:10:00Z" w16du:dateUtc="2025-08-04T09:10:00Z" w:id="470">
                <w:pPr>
                  <w:pStyle w:val="NormalWeb"/>
                </w:pPr>
              </w:pPrChange>
            </w:pPr>
            <w:r w:rsidRPr="00A940EE">
              <w:rPr>
                <w:rStyle w:val="HTMLCode"/>
                <w:rFonts w:ascii="Consolas" w:hAnsi="Consolas" w:cs="Consolas"/>
                <w:sz w:val="22"/>
                <w:szCs w:val="22"/>
                <w:rPrChange w:author="Paul Taylor" w:date="2025-08-04T10:10:00Z" w16du:dateUtc="2025-08-04T09:10:00Z" w:id="471">
                  <w:rPr>
                    <w:rStyle w:val="HTMLCode"/>
                    <w:rFonts w:ascii="Arial" w:hAnsi="Arial" w:cs="Arial"/>
                  </w:rPr>
                </w:rPrChange>
              </w:rPr>
              <w:t>DAT by Opportunity Details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183452AC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Forecast/opportunity data at line-item detail (product-level, etc.).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2A544576" w14:textId="77777777">
            <w:pPr>
              <w:pStyle w:val="Monospaced"/>
              <w:pPrChange w:author="Paul Taylor" w:date="2025-08-04T10:10:00Z" w16du:dateUtc="2025-08-04T09:10:00Z" w:id="472">
                <w:pPr>
                  <w:pStyle w:val="NormalWeb"/>
                </w:pPr>
              </w:pPrChange>
            </w:pPr>
            <w:proofErr w:type="spellStart"/>
            <w:r>
              <w:t>Process_List_Opportunity_Line_DH</w:t>
            </w:r>
            <w:proofErr w:type="spellEnd"/>
          </w:p>
        </w:tc>
      </w:tr>
      <w:tr w:rsidR="00542FEB" w:rsidTr="00542FEB" w14:paraId="6A3AA15E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40EE" w:rsidR="00542FEB" w:rsidRDefault="003308DB" w14:paraId="7DF98EF3" w14:textId="77777777">
            <w:pPr>
              <w:pStyle w:val="Monospaced"/>
              <w:pPrChange w:author="Paul Taylor" w:date="2025-08-04T10:10:00Z" w16du:dateUtc="2025-08-04T09:10:00Z" w:id="473">
                <w:pPr>
                  <w:pStyle w:val="NormalWeb"/>
                </w:pPr>
              </w:pPrChange>
            </w:pPr>
            <w:r w:rsidRPr="00A940EE">
              <w:t>SYS by Account Flat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6BDB81A3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Master list for account attributes and firmographics.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5F093F1A" w14:textId="77777777">
            <w:pPr>
              <w:pStyle w:val="Monospaced"/>
              <w:pPrChange w:author="Paul Taylor" w:date="2025-08-04T10:10:00Z" w16du:dateUtc="2025-08-04T09:10:00Z" w:id="474">
                <w:pPr>
                  <w:pStyle w:val="NormalWeb"/>
                </w:pPr>
              </w:pPrChange>
            </w:pPr>
            <w:proofErr w:type="spellStart"/>
            <w:r>
              <w:t>Process_List_Order_DH</w:t>
            </w:r>
            <w:proofErr w:type="spellEnd"/>
          </w:p>
        </w:tc>
      </w:tr>
      <w:tr w:rsidR="00542FEB" w:rsidTr="00542FEB" w14:paraId="46C1F065" w14:textId="77777777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940EE" w:rsidR="00542FEB" w:rsidRDefault="003308DB" w14:paraId="00C6B013" w14:textId="77777777">
            <w:pPr>
              <w:pStyle w:val="Monospaced"/>
              <w:pPrChange w:author="Paul Taylor" w:date="2025-08-04T10:10:00Z" w16du:dateUtc="2025-08-04T09:10:00Z" w:id="475">
                <w:pPr>
                  <w:pStyle w:val="NormalWeb"/>
                </w:pPr>
              </w:pPrChange>
            </w:pPr>
            <w:r w:rsidRPr="00A940EE">
              <w:t>DAT: Account Value Import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5BACF912" w14:textId="77777777">
            <w:pPr>
              <w:pStyle w:val="NormalWeb"/>
              <w:rPr>
                <w:rFonts w:ascii="Arial" w:hAnsi="Arial" w:cs="Arial"/>
                <w:color w:val="0A2F46" w:themeColor="text1"/>
              </w:rPr>
            </w:pPr>
            <w:r>
              <w:rPr>
                <w:rFonts w:ascii="Arial" w:hAnsi="Arial" w:cs="Arial"/>
                <w:color w:val="0A2F46" w:themeColor="text1"/>
              </w:rPr>
              <w:t>Account potential values used for segmentation or quota weighting.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42FEB" w:rsidRDefault="003308DB" w14:paraId="15DC1FCD" w14:textId="77777777">
            <w:pPr>
              <w:pStyle w:val="Monospaced"/>
              <w:pPrChange w:author="Paul Taylor" w:date="2025-08-04T10:10:00Z" w16du:dateUtc="2025-08-04T09:10:00Z" w:id="476">
                <w:pPr>
                  <w:pStyle w:val="NormalWeb"/>
                </w:pPr>
              </w:pPrChange>
            </w:pPr>
            <w:proofErr w:type="spellStart"/>
            <w:r>
              <w:t>Process_List_Order_DH</w:t>
            </w:r>
            <w:proofErr w:type="spellEnd"/>
          </w:p>
        </w:tc>
      </w:tr>
    </w:tbl>
    <w:p w:rsidR="00542FEB" w:rsidRDefault="00542FEB" w14:paraId="38BCC368" w14:textId="77777777">
      <w:pPr>
        <w:rPr>
          <w:rStyle w:val="Strong"/>
        </w:rPr>
      </w:pPr>
    </w:p>
    <w:p w:rsidR="00542FEB" w:rsidRDefault="003308DB" w14:paraId="19303D64" w14:textId="77777777">
      <w:r>
        <w:rPr>
          <w:rStyle w:val="Strong"/>
        </w:rPr>
        <w:t>Best Practices:</w:t>
      </w:r>
    </w:p>
    <w:p w:rsidR="00542FEB" w:rsidRDefault="003308DB" w14:paraId="6AAFF1FA" w14:textId="77777777">
      <w:pPr>
        <w:pStyle w:val="Normal-BulletedList"/>
      </w:pPr>
      <w:r>
        <w:t xml:space="preserve">Include a </w:t>
      </w:r>
      <w:del w:author="Paul Taylor" w:date="2025-08-04T10:12:00Z" w16du:dateUtc="2025-08-04T09:12:00Z" w:id="477">
        <w:r w:rsidRPr="008A63FB" w:rsidDel="008A63FB">
          <w:rPr>
            <w:b/>
            <w:bCs/>
            <w:rPrChange w:author="Paul Taylor" w:date="2025-08-04T10:12:00Z" w16du:dateUtc="2025-08-04T09:12:00Z" w:id="478">
              <w:rPr/>
            </w:rPrChange>
          </w:rPr>
          <w:delText>"</w:delText>
        </w:r>
      </w:del>
      <w:r w:rsidRPr="008A63FB">
        <w:rPr>
          <w:b/>
          <w:bCs/>
          <w:rPrChange w:author="Paul Taylor" w:date="2025-08-04T10:12:00Z" w16du:dateUtc="2025-08-04T09:12:00Z" w:id="479">
            <w:rPr/>
          </w:rPrChange>
        </w:rPr>
        <w:t>Date Loaded to Anaplan</w:t>
      </w:r>
      <w:del w:author="Paul Taylor" w:date="2025-08-04T10:12:00Z" w16du:dateUtc="2025-08-04T09:12:00Z" w:id="480">
        <w:r w:rsidDel="008A63FB">
          <w:delText>"</w:delText>
        </w:r>
      </w:del>
      <w:r>
        <w:t xml:space="preserve"> column in each source file. (Line item already included)</w:t>
      </w:r>
    </w:p>
    <w:p w:rsidR="00542FEB" w:rsidRDefault="003308DB" w14:paraId="7AE2FD0D" w14:textId="77777777">
      <w:pPr>
        <w:pStyle w:val="Normal-BulletedList"/>
      </w:pPr>
      <w:r>
        <w:t>Validate data post-load using saved views or data reconciliation dashboards.</w:t>
      </w:r>
    </w:p>
    <w:p w:rsidR="00542FEB" w:rsidRDefault="003308DB" w14:paraId="7112D7E0" w14:textId="6627A328">
      <w:pPr>
        <w:pStyle w:val="Normal-BulletedList"/>
      </w:pPr>
      <w:r>
        <w:t xml:space="preserve">Automate via </w:t>
      </w:r>
      <w:proofErr w:type="spellStart"/>
      <w:r>
        <w:t>CloudWorks</w:t>
      </w:r>
      <w:proofErr w:type="spellEnd"/>
      <w:ins w:author="Paul Taylor" w:date="2025-08-04T09:21:00Z" w16du:dateUtc="2025-08-04T08:21:00Z" w:id="481">
        <w:r w:rsidR="004A2715">
          <w:t>™</w:t>
        </w:r>
      </w:ins>
      <w:r>
        <w:t xml:space="preserve"> or your preferred ETL pipeline when possible.</w:t>
      </w:r>
    </w:p>
    <w:p w:rsidR="00542FEB" w:rsidRDefault="003308DB" w14:paraId="7AF0ABD3" w14:textId="77777777">
      <w:pPr>
        <w:pStyle w:val="Runbook-Header2"/>
      </w:pPr>
      <w:bookmarkStart w:name="_Toc196996009" w:id="482"/>
      <w:bookmarkStart w:name="_Toc196996359" w:id="483"/>
      <w:bookmarkStart w:name="_Toc196996488" w:id="484"/>
      <w:bookmarkStart w:name="_Toc199759884" w:id="485"/>
      <w:r>
        <w:t>Refresh Time Settings</w:t>
      </w:r>
      <w:bookmarkEnd w:id="482"/>
      <w:bookmarkEnd w:id="483"/>
      <w:bookmarkEnd w:id="484"/>
      <w:bookmarkEnd w:id="485"/>
    </w:p>
    <w:p w:rsidR="00542FEB" w:rsidRDefault="003308DB" w14:paraId="7DFCBCCD" w14:textId="058BD15B">
      <w:r>
        <w:t xml:space="preserve">Align the </w:t>
      </w:r>
      <w:del w:author="Paul Taylor" w:date="2025-08-04T10:12:00Z" w16du:dateUtc="2025-08-04T09:12:00Z" w:id="486">
        <w:r w:rsidRPr="008A63FB" w:rsidDel="008A63FB">
          <w:rPr>
            <w:b/>
            <w:bCs/>
            <w:rPrChange w:author="Paul Taylor" w:date="2025-08-04T10:12:00Z" w16du:dateUtc="2025-08-04T09:12:00Z" w:id="487">
              <w:rPr/>
            </w:rPrChange>
          </w:rPr>
          <w:delText>“</w:delText>
        </w:r>
      </w:del>
      <w:r w:rsidRPr="008A63FB">
        <w:rPr>
          <w:b/>
          <w:bCs/>
          <w:rPrChange w:author="Paul Taylor" w:date="2025-08-04T10:12:00Z" w16du:dateUtc="2025-08-04T09:12:00Z" w:id="488">
            <w:rPr/>
          </w:rPrChange>
        </w:rPr>
        <w:t>Current Fiscal Year</w:t>
      </w:r>
      <w:del w:author="Paul Taylor" w:date="2025-08-04T10:12:00Z" w16du:dateUtc="2025-08-04T09:12:00Z" w:id="489">
        <w:r w:rsidDel="008A63FB">
          <w:delText>”</w:delText>
        </w:r>
      </w:del>
      <w:r>
        <w:t xml:space="preserve"> with the planning year and ensure </w:t>
      </w:r>
      <w:del w:author="Paul Taylor" w:date="2025-08-04T10:12:00Z" w16du:dateUtc="2025-08-04T09:12:00Z" w:id="490">
        <w:r w:rsidRPr="008A63FB" w:rsidDel="008A63FB">
          <w:rPr>
            <w:b/>
            <w:bCs/>
            <w:rPrChange w:author="Paul Taylor" w:date="2025-08-04T10:12:00Z" w16du:dateUtc="2025-08-04T09:12:00Z" w:id="491">
              <w:rPr/>
            </w:rPrChange>
          </w:rPr>
          <w:delText>“</w:delText>
        </w:r>
      </w:del>
      <w:r w:rsidRPr="008A63FB">
        <w:rPr>
          <w:b/>
          <w:bCs/>
          <w:rPrChange w:author="Paul Taylor" w:date="2025-08-04T10:12:00Z" w16du:dateUtc="2025-08-04T09:12:00Z" w:id="492">
            <w:rPr/>
          </w:rPrChange>
        </w:rPr>
        <w:t>Total of All Periods</w:t>
      </w:r>
      <w:del w:author="Paul Taylor" w:date="2025-08-04T10:12:00Z" w16du:dateUtc="2025-08-04T09:12:00Z" w:id="493">
        <w:r w:rsidDel="008A63FB">
          <w:delText>”</w:delText>
        </w:r>
      </w:del>
      <w:r>
        <w:t xml:space="preserve"> </w:t>
      </w:r>
      <w:del w:author="Paul Taylor" w:date="2025-08-04T10:12:00Z" w16du:dateUtc="2025-08-04T09:12:00Z" w:id="494">
        <w:r w:rsidDel="008A63FB">
          <w:delText xml:space="preserve">are </w:delText>
        </w:r>
      </w:del>
      <w:ins w:author="Paul Taylor" w:date="2025-08-04T10:12:00Z" w16du:dateUtc="2025-08-04T09:12:00Z" w:id="495">
        <w:r w:rsidR="008A63FB">
          <w:t xml:space="preserve">is </w:t>
        </w:r>
      </w:ins>
      <w:r>
        <w:t xml:space="preserve">enabled under </w:t>
      </w:r>
      <w:r w:rsidRPr="008A63FB">
        <w:rPr>
          <w:rFonts w:hint="eastAsia"/>
          <w:b/>
          <w:bCs/>
          <w:rPrChange w:author="Paul Taylor" w:date="2025-08-04T10:12:00Z" w16du:dateUtc="2025-08-04T09:12:00Z" w:id="496">
            <w:rPr>
              <w:rFonts w:hint="eastAsia"/>
            </w:rPr>
          </w:rPrChange>
        </w:rPr>
        <w:t xml:space="preserve">Time </w:t>
      </w:r>
      <w:r w:rsidRPr="008A63FB">
        <w:rPr>
          <w:rFonts w:hint="eastAsia"/>
          <w:b/>
          <w:bCs/>
          <w:rPrChange w:author="Paul Taylor" w:date="2025-08-04T10:12:00Z" w16du:dateUtc="2025-08-04T09:12:00Z" w:id="497">
            <w:rPr>
              <w:rFonts w:hint="eastAsia"/>
            </w:rPr>
          </w:rPrChange>
        </w:rPr>
        <w:t>→</w:t>
      </w:r>
      <w:r w:rsidRPr="008A63FB">
        <w:rPr>
          <w:rFonts w:hint="eastAsia"/>
          <w:b/>
          <w:bCs/>
          <w:rPrChange w:author="Paul Taylor" w:date="2025-08-04T10:12:00Z" w16du:dateUtc="2025-08-04T09:12:00Z" w:id="498">
            <w:rPr>
              <w:rFonts w:hint="eastAsia"/>
            </w:rPr>
          </w:rPrChange>
        </w:rPr>
        <w:t xml:space="preserve"> Model Calendar</w:t>
      </w:r>
    </w:p>
    <w:p w:rsidR="00542FEB" w:rsidRDefault="003308DB" w14:paraId="63E40E1D" w14:textId="77777777">
      <w:pPr>
        <w:spacing w:after="0" w:line="240" w:lineRule="auto"/>
        <w:ind w:left="0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</w:rPr>
        <w:br w:type="page"/>
      </w:r>
      <w:bookmarkStart w:name="_Toc196992270" w:id="499"/>
    </w:p>
    <w:p w:rsidR="00542FEB" w:rsidP="47E53696" w:rsidRDefault="003308DB" w14:paraId="3EFE624D" w14:textId="3F8BBA13">
      <w:pPr>
        <w:pStyle w:val="Runbook-Header1"/>
        <w:pageBreakBefore/>
        <w:rPr>
          <w:rFonts w:eastAsia="Times New Roman"/>
        </w:rPr>
      </w:pPr>
      <w:bookmarkStart w:name="_Toc196996010" w:id="500"/>
      <w:bookmarkStart w:name="_Toc196996360" w:id="501"/>
      <w:bookmarkStart w:name="_Toc196996489" w:id="502"/>
      <w:bookmarkStart w:name="_Toc199759885" w:id="503"/>
      <w:r>
        <w:rPr>
          <w:rFonts w:eastAsia="Times New Roman"/>
        </w:rPr>
        <w:t xml:space="preserve">Security </w:t>
      </w:r>
      <w:del w:author="Paul Taylor" w:date="2025-08-04T10:49:00Z" w16du:dateUtc="2025-08-04T09:49:00Z" w:id="504">
        <w:r w:rsidDel="00AF7CC0">
          <w:rPr>
            <w:rFonts w:eastAsia="Times New Roman"/>
          </w:rPr>
          <w:delText xml:space="preserve">Best </w:delText>
        </w:r>
      </w:del>
      <w:ins w:author="Paul Taylor" w:date="2025-08-04T10:49:00Z" w16du:dateUtc="2025-08-04T09:49:00Z" w:id="505">
        <w:r w:rsidR="00AF7CC0">
          <w:rPr>
            <w:rFonts w:eastAsia="Times New Roman"/>
          </w:rPr>
          <w:t>b</w:t>
        </w:r>
        <w:r w:rsidR="00AF7CC0">
          <w:rPr>
            <w:rFonts w:eastAsia="Times New Roman"/>
          </w:rPr>
          <w:t xml:space="preserve">est </w:t>
        </w:r>
      </w:ins>
      <w:del w:author="Paul Taylor" w:date="2025-08-04T10:49:00Z" w16du:dateUtc="2025-08-04T09:49:00Z" w:id="506">
        <w:r w:rsidDel="00AF7CC0">
          <w:rPr>
            <w:rFonts w:eastAsia="Times New Roman"/>
          </w:rPr>
          <w:delText>Practices</w:delText>
        </w:r>
      </w:del>
      <w:bookmarkEnd w:id="499"/>
      <w:bookmarkEnd w:id="500"/>
      <w:bookmarkEnd w:id="501"/>
      <w:bookmarkEnd w:id="502"/>
      <w:bookmarkEnd w:id="503"/>
      <w:ins w:author="Paul Taylor" w:date="2025-08-04T10:49:00Z" w16du:dateUtc="2025-08-04T09:49:00Z" w:id="507">
        <w:r w:rsidR="00AF7CC0">
          <w:rPr>
            <w:rFonts w:eastAsia="Times New Roman"/>
          </w:rPr>
          <w:t>p</w:t>
        </w:r>
        <w:r w:rsidR="00AF7CC0">
          <w:rPr>
            <w:rFonts w:eastAsia="Times New Roman"/>
          </w:rPr>
          <w:t>ractices</w:t>
        </w:r>
      </w:ins>
    </w:p>
    <w:p w:rsidR="00542FEB" w:rsidRDefault="003308DB" w14:paraId="400DEFCD" w14:textId="56A82058">
      <w:pPr>
        <w:pStyle w:val="Runbook-Header2"/>
        <w:numPr>
          <w:ilvl w:val="0"/>
          <w:numId w:val="18"/>
        </w:numPr>
      </w:pPr>
      <w:bookmarkStart w:name="_Toc196992271" w:id="508"/>
      <w:bookmarkStart w:name="_Toc196996011" w:id="509"/>
      <w:bookmarkStart w:name="_Toc196996361" w:id="510"/>
      <w:bookmarkStart w:name="_Toc196996490" w:id="511"/>
      <w:bookmarkStart w:name="_Toc199759886" w:id="512"/>
      <w:r>
        <w:t xml:space="preserve">User </w:t>
      </w:r>
      <w:ins w:author="Paul Taylor" w:date="2025-08-04T10:12:00Z" w16du:dateUtc="2025-08-04T09:12:00Z" w:id="513">
        <w:r w:rsidR="008A63FB">
          <w:t>r</w:t>
        </w:r>
      </w:ins>
      <w:del w:author="Paul Taylor" w:date="2025-08-04T10:12:00Z" w16du:dateUtc="2025-08-04T09:12:00Z" w:id="514">
        <w:r w:rsidDel="008A63FB">
          <w:delText>R</w:delText>
        </w:r>
      </w:del>
      <w:r>
        <w:t xml:space="preserve">ole </w:t>
      </w:r>
      <w:ins w:author="Paul Taylor" w:date="2025-08-04T10:12:00Z" w16du:dateUtc="2025-08-04T09:12:00Z" w:id="515">
        <w:r w:rsidR="008A63FB">
          <w:t>p</w:t>
        </w:r>
      </w:ins>
      <w:del w:author="Paul Taylor" w:date="2025-08-04T10:12:00Z" w16du:dateUtc="2025-08-04T09:12:00Z" w:id="516">
        <w:r w:rsidDel="008A63FB">
          <w:delText>P</w:delText>
        </w:r>
      </w:del>
      <w:r>
        <w:t xml:space="preserve">ermission </w:t>
      </w:r>
      <w:ins w:author="Paul Taylor" w:date="2025-08-04T10:12:00Z" w16du:dateUtc="2025-08-04T09:12:00Z" w:id="517">
        <w:r w:rsidR="008A63FB">
          <w:t>r</w:t>
        </w:r>
      </w:ins>
      <w:del w:author="Paul Taylor" w:date="2025-08-04T10:12:00Z" w16du:dateUtc="2025-08-04T09:12:00Z" w:id="518">
        <w:r w:rsidDel="008A63FB">
          <w:delText>R</w:delText>
        </w:r>
      </w:del>
      <w:r>
        <w:t>eview</w:t>
      </w:r>
      <w:bookmarkEnd w:id="508"/>
      <w:bookmarkEnd w:id="509"/>
      <w:bookmarkEnd w:id="510"/>
      <w:bookmarkEnd w:id="511"/>
      <w:bookmarkEnd w:id="512"/>
    </w:p>
    <w:p w:rsidR="00542FEB" w:rsidRDefault="003308DB" w14:paraId="0E6F1AC0" w14:textId="77777777">
      <w:r>
        <w:rPr>
          <w:rStyle w:val="Strong"/>
        </w:rPr>
        <w:t>Action:</w:t>
      </w:r>
    </w:p>
    <w:p w:rsidR="00542FEB" w:rsidRDefault="003308DB" w14:paraId="5761E382" w14:textId="77777777">
      <w:pPr>
        <w:pStyle w:val="Normal-BulletedList"/>
        <w:numPr>
          <w:ilvl w:val="0"/>
          <w:numId w:val="0"/>
        </w:numPr>
        <w:ind w:left="720" w:hanging="360"/>
        <w:pPrChange w:author="Paul Taylor" w:date="2025-08-04T10:12:00Z" w16du:dateUtc="2025-08-04T09:12:00Z" w:id="519">
          <w:pPr>
            <w:pStyle w:val="Normal-BulletedList"/>
          </w:pPr>
        </w:pPrChange>
      </w:pPr>
      <w:r>
        <w:t xml:space="preserve">Review and update access granted to each </w:t>
      </w:r>
      <w:r>
        <w:rPr>
          <w:rStyle w:val="Strong"/>
        </w:rPr>
        <w:t>User Role</w:t>
      </w:r>
      <w:r>
        <w:t xml:space="preserve"> based on responsibilities (e.g., Sales Admin, Sales Manager, Sales Rep).</w:t>
      </w:r>
    </w:p>
    <w:p w:rsidR="00542FEB" w:rsidRDefault="003308DB" w14:paraId="6161CF10" w14:textId="77777777">
      <w:r>
        <w:rPr>
          <w:rStyle w:val="Strong"/>
        </w:rPr>
        <w:t>Best Practices:</w:t>
      </w:r>
    </w:p>
    <w:p w:rsidR="00542FEB" w:rsidRDefault="003308DB" w14:paraId="005174AE" w14:textId="77777777">
      <w:pPr>
        <w:pStyle w:val="Normal-BulletedList"/>
      </w:pPr>
      <w:r>
        <w:t>Ensure only model builders have access to back-end system modules.</w:t>
      </w:r>
    </w:p>
    <w:p w:rsidR="00542FEB" w:rsidRDefault="003308DB" w14:paraId="4FF5DED9" w14:textId="77777777">
      <w:pPr>
        <w:pStyle w:val="Normal-BulletedList"/>
      </w:pPr>
      <w:r>
        <w:t>Regularly review access to workflow/approval actions.</w:t>
      </w:r>
    </w:p>
    <w:p w:rsidR="00542FEB" w:rsidRDefault="003308DB" w14:paraId="2673080C" w14:textId="77777777">
      <w:pPr>
        <w:pStyle w:val="Normal-BulletedList"/>
      </w:pPr>
      <w:r>
        <w:t xml:space="preserve">Use </w:t>
      </w:r>
      <w:r>
        <w:rPr>
          <w:rStyle w:val="Emphasis"/>
        </w:rPr>
        <w:t>test users</w:t>
      </w:r>
      <w:r>
        <w:t xml:space="preserve"> to validate role behavior across the UX.</w:t>
      </w:r>
      <w:bookmarkStart w:name="_Toc196992272" w:id="520"/>
      <w:bookmarkStart w:name="_Toc196996012" w:id="521"/>
      <w:bookmarkStart w:name="_Toc196996362" w:id="522"/>
      <w:bookmarkStart w:name="_Toc196996491" w:id="523"/>
    </w:p>
    <w:p w:rsidR="00542FEB" w:rsidRDefault="00542FEB" w14:paraId="260874BA" w14:textId="77777777">
      <w:pPr>
        <w:pStyle w:val="Normal-BulletedList"/>
        <w:numPr>
          <w:ilvl w:val="0"/>
          <w:numId w:val="0"/>
        </w:numPr>
        <w:ind w:left="720"/>
        <w:pPrChange w:author="Paul Taylor" w:date="2025-08-04T10:12:00Z" w16du:dateUtc="2025-08-04T09:12:00Z" w:id="524">
          <w:pPr>
            <w:pStyle w:val="Normal-BulletedList"/>
          </w:pPr>
        </w:pPrChange>
      </w:pPr>
    </w:p>
    <w:p w:rsidR="00542FEB" w:rsidRDefault="003308DB" w14:paraId="2D72B82C" w14:textId="1CE26B2A">
      <w:pPr>
        <w:pStyle w:val="Runbook-Header2"/>
        <w:rPr>
          <w:rFonts w:eastAsiaTheme="minorEastAsia"/>
        </w:rPr>
      </w:pPr>
      <w:bookmarkStart w:name="_Toc199759887" w:id="525"/>
      <w:r>
        <w:t xml:space="preserve">Selective </w:t>
      </w:r>
      <w:ins w:author="Paul Taylor" w:date="2025-08-04T10:21:00Z" w16du:dateUtc="2025-08-04T09:21:00Z" w:id="526">
        <w:r w:rsidR="00180DD0">
          <w:t>a</w:t>
        </w:r>
      </w:ins>
      <w:del w:author="Paul Taylor" w:date="2025-08-04T10:21:00Z" w16du:dateUtc="2025-08-04T09:21:00Z" w:id="527">
        <w:r w:rsidDel="00180DD0">
          <w:delText>A</w:delText>
        </w:r>
      </w:del>
      <w:r>
        <w:t xml:space="preserve">ccess </w:t>
      </w:r>
      <w:ins w:author="Paul Taylor" w:date="2025-08-04T10:21:00Z" w16du:dateUtc="2025-08-04T09:21:00Z" w:id="528">
        <w:r w:rsidR="00180DD0">
          <w:t>r</w:t>
        </w:r>
      </w:ins>
      <w:del w:author="Paul Taylor" w:date="2025-08-04T10:21:00Z" w16du:dateUtc="2025-08-04T09:21:00Z" w:id="529">
        <w:r w:rsidDel="00180DD0">
          <w:delText>R</w:delText>
        </w:r>
      </w:del>
      <w:r>
        <w:t>eview</w:t>
      </w:r>
      <w:bookmarkEnd w:id="520"/>
      <w:bookmarkEnd w:id="521"/>
      <w:bookmarkEnd w:id="522"/>
      <w:bookmarkEnd w:id="523"/>
      <w:bookmarkEnd w:id="525"/>
    </w:p>
    <w:p w:rsidR="00542FEB" w:rsidRDefault="003308DB" w14:paraId="25103718" w14:textId="77777777">
      <w:r>
        <w:rPr>
          <w:rStyle w:val="Strong"/>
        </w:rPr>
        <w:t>Action:</w:t>
      </w:r>
    </w:p>
    <w:p w:rsidR="00542FEB" w:rsidRDefault="003308DB" w14:paraId="7A1E55A7" w14:textId="77777777">
      <w:pPr>
        <w:pStyle w:val="Normal-BulletedList"/>
        <w:numPr>
          <w:ilvl w:val="0"/>
          <w:numId w:val="0"/>
        </w:numPr>
        <w:ind w:left="720" w:hanging="360"/>
        <w:pPrChange w:author="Paul Taylor" w:date="2025-08-04T10:13:00Z" w16du:dateUtc="2025-08-04T09:13:00Z" w:id="530">
          <w:pPr>
            <w:pStyle w:val="Normal-BulletedList"/>
          </w:pPr>
        </w:pPrChange>
      </w:pPr>
      <w:r>
        <w:t xml:space="preserve">Maintain selective access for </w:t>
      </w:r>
      <w:r>
        <w:rPr>
          <w:rStyle w:val="Strong"/>
        </w:rPr>
        <w:t>Territory Hierarchy</w:t>
      </w:r>
      <w:r>
        <w:t xml:space="preserve">, </w:t>
      </w:r>
      <w:r>
        <w:rPr>
          <w:rStyle w:val="Strong"/>
        </w:rPr>
        <w:t>Account Lists</w:t>
      </w:r>
      <w:r>
        <w:t xml:space="preserve">, and </w:t>
      </w:r>
      <w:r>
        <w:rPr>
          <w:rStyle w:val="Strong"/>
        </w:rPr>
        <w:t>Employee Lists</w:t>
      </w:r>
      <w:r>
        <w:t>.</w:t>
      </w:r>
    </w:p>
    <w:p w:rsidR="00542FEB" w:rsidRDefault="003308DB" w14:paraId="78C8E1DF" w14:textId="77777777">
      <w:r>
        <w:rPr>
          <w:rStyle w:val="Strong"/>
        </w:rPr>
        <w:t>Best Practices:</w:t>
      </w:r>
    </w:p>
    <w:p w:rsidR="00542FEB" w:rsidRDefault="003308DB" w14:paraId="4D8E321B" w14:textId="77777777">
      <w:pPr>
        <w:pStyle w:val="Normal-BulletedList"/>
      </w:pPr>
      <w:r>
        <w:t>Use dynamic cell access (DCA) where necessary for partial visibility (e.g., Sales Reps only seeing their territories).</w:t>
      </w:r>
    </w:p>
    <w:p w:rsidR="00542FEB" w:rsidRDefault="003308DB" w14:paraId="632506A8" w14:textId="77777777">
      <w:pPr>
        <w:pStyle w:val="Normal-BulletedList"/>
      </w:pPr>
      <w:r>
        <w:t>Periodically review and purge inactive or outdated user assignments.</w:t>
      </w:r>
    </w:p>
    <w:p w:rsidR="00542FEB" w:rsidRDefault="003308DB" w14:paraId="1E7D347F" w14:textId="77777777">
      <w:pPr>
        <w:pStyle w:val="Normal-BulletedList"/>
      </w:pPr>
      <w:r>
        <w:t>Leverage user attributes (like region or role) to drive access programmatically.</w:t>
      </w:r>
    </w:p>
    <w:p w:rsidR="00542FEB" w:rsidRDefault="003308DB" w14:paraId="4453C155" w14:textId="77777777">
      <w:pPr>
        <w:spacing w:after="0" w:line="240" w:lineRule="auto"/>
        <w:ind w:left="0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</w:rPr>
        <w:br w:type="page"/>
      </w:r>
      <w:bookmarkStart w:name="_Toc196992273" w:id="531"/>
    </w:p>
    <w:p w:rsidR="00542FEB" w:rsidP="47E53696" w:rsidRDefault="003308DB" w14:paraId="5C2CA182" w14:textId="77777777">
      <w:pPr>
        <w:pStyle w:val="Runbook-Header1"/>
        <w:pageBreakBefore/>
        <w:rPr>
          <w:rFonts w:eastAsia="Times New Roman"/>
        </w:rPr>
      </w:pPr>
      <w:bookmarkStart w:name="_Toc196996013" w:id="532"/>
      <w:bookmarkStart w:name="_Toc196996363" w:id="533"/>
      <w:bookmarkStart w:name="_Toc196996492" w:id="534"/>
      <w:bookmarkStart w:name="_Toc199759888" w:id="535"/>
      <w:r>
        <w:rPr>
          <w:rFonts w:eastAsia="Times New Roman"/>
        </w:rPr>
        <w:t>Backup &amp; Recovery</w:t>
      </w:r>
      <w:bookmarkEnd w:id="531"/>
      <w:bookmarkEnd w:id="532"/>
      <w:bookmarkEnd w:id="533"/>
      <w:bookmarkEnd w:id="534"/>
      <w:bookmarkEnd w:id="535"/>
    </w:p>
    <w:p w:rsidR="00542FEB" w:rsidRDefault="003308DB" w14:paraId="373CEAF1" w14:textId="4DFCF8D3">
      <w:pPr>
        <w:pStyle w:val="Runbook-Header2"/>
        <w:numPr>
          <w:ilvl w:val="0"/>
          <w:numId w:val="19"/>
        </w:numPr>
      </w:pPr>
      <w:bookmarkStart w:name="_Toc196992274" w:id="536"/>
      <w:bookmarkStart w:name="_Toc196996014" w:id="537"/>
      <w:bookmarkStart w:name="_Toc196996364" w:id="538"/>
      <w:bookmarkStart w:name="_Toc196996493" w:id="539"/>
      <w:bookmarkStart w:name="_Toc199759889" w:id="540"/>
      <w:r>
        <w:t xml:space="preserve">Archive </w:t>
      </w:r>
      <w:ins w:author="Paul Taylor" w:date="2025-08-04T10:21:00Z" w16du:dateUtc="2025-08-04T09:21:00Z" w:id="541">
        <w:r w:rsidR="00180DD0">
          <w:t>and b</w:t>
        </w:r>
      </w:ins>
      <w:del w:author="Paul Taylor" w:date="2025-08-04T10:21:00Z" w16du:dateUtc="2025-08-04T09:21:00Z" w:id="542">
        <w:r w:rsidDel="00180DD0">
          <w:delText>&amp; B</w:delText>
        </w:r>
      </w:del>
      <w:r>
        <w:t xml:space="preserve">ackup </w:t>
      </w:r>
      <w:ins w:author="Paul Taylor" w:date="2025-08-04T10:21:00Z" w16du:dateUtc="2025-08-04T09:21:00Z" w:id="543">
        <w:r w:rsidR="00180DD0">
          <w:t>r</w:t>
        </w:r>
      </w:ins>
      <w:del w:author="Paul Taylor" w:date="2025-08-04T10:21:00Z" w16du:dateUtc="2025-08-04T09:21:00Z" w:id="544">
        <w:r w:rsidDel="00180DD0">
          <w:delText>R</w:delText>
        </w:r>
      </w:del>
      <w:r>
        <w:t>ecommendations</w:t>
      </w:r>
      <w:bookmarkEnd w:id="536"/>
      <w:bookmarkEnd w:id="537"/>
      <w:bookmarkEnd w:id="538"/>
      <w:bookmarkEnd w:id="539"/>
      <w:bookmarkEnd w:id="540"/>
    </w:p>
    <w:p w:rsidR="00542FEB" w:rsidRDefault="003308DB" w14:paraId="2575A141" w14:textId="77777777">
      <w:r>
        <w:rPr>
          <w:rStyle w:val="Strong"/>
        </w:rPr>
        <w:t>Action:</w:t>
      </w:r>
    </w:p>
    <w:p w:rsidR="00542FEB" w:rsidRDefault="003308DB" w14:paraId="2CB7F416" w14:textId="77777777">
      <w:pPr>
        <w:pStyle w:val="Normal-BulletedList"/>
      </w:pPr>
      <w:r>
        <w:t>Create model snapshots before and after:</w:t>
      </w:r>
    </w:p>
    <w:p w:rsidR="00542FEB" w:rsidRDefault="003308DB" w14:paraId="281BAFAF" w14:textId="4150F640">
      <w:pPr>
        <w:pStyle w:val="Normal-BulletedList"/>
        <w:numPr>
          <w:ilvl w:val="1"/>
          <w:numId w:val="8"/>
        </w:numPr>
        <w:pPrChange w:author="Paul Taylor" w:date="2025-08-04T10:21:00Z" w16du:dateUtc="2025-08-04T09:21:00Z" w:id="545">
          <w:pPr>
            <w:pStyle w:val="Normal-BulletedList"/>
          </w:pPr>
        </w:pPrChange>
      </w:pPr>
      <w:r>
        <w:t>Major data refreshes</w:t>
      </w:r>
      <w:ins w:author="Paul Taylor" w:date="2025-08-04T10:46:00Z" w16du:dateUtc="2025-08-04T09:46:00Z" w:id="546">
        <w:r w:rsidR="00AF1A85">
          <w:t>.</w:t>
        </w:r>
      </w:ins>
    </w:p>
    <w:p w:rsidR="00542FEB" w:rsidRDefault="003308DB" w14:paraId="492F8F2F" w14:textId="55CD1326">
      <w:pPr>
        <w:pStyle w:val="Normal-BulletedList"/>
        <w:numPr>
          <w:ilvl w:val="1"/>
          <w:numId w:val="8"/>
        </w:numPr>
        <w:pPrChange w:author="Paul Taylor" w:date="2025-08-04T10:21:00Z" w16du:dateUtc="2025-08-04T09:21:00Z" w:id="547">
          <w:pPr>
            <w:pStyle w:val="Normal-BulletedList"/>
          </w:pPr>
        </w:pPrChange>
      </w:pPr>
      <w:r>
        <w:t>Structural changes</w:t>
      </w:r>
      <w:ins w:author="Paul Taylor" w:date="2025-08-04T10:46:00Z" w16du:dateUtc="2025-08-04T09:46:00Z" w:id="548">
        <w:r w:rsidR="00AF1A85">
          <w:t>.</w:t>
        </w:r>
      </w:ins>
    </w:p>
    <w:p w:rsidR="00542FEB" w:rsidRDefault="003308DB" w14:paraId="4094EA45" w14:textId="40E0EC48">
      <w:pPr>
        <w:pStyle w:val="Normal-BulletedList"/>
        <w:numPr>
          <w:ilvl w:val="1"/>
          <w:numId w:val="8"/>
        </w:numPr>
        <w:pPrChange w:author="Paul Taylor" w:date="2025-08-04T10:21:00Z" w16du:dateUtc="2025-08-04T09:21:00Z" w:id="549">
          <w:pPr>
            <w:pStyle w:val="Normal-BulletedList"/>
          </w:pPr>
        </w:pPrChange>
      </w:pPr>
      <w:r>
        <w:t>Planning cycles</w:t>
      </w:r>
      <w:ins w:author="Paul Taylor" w:date="2025-08-04T10:46:00Z" w16du:dateUtc="2025-08-04T09:46:00Z" w:id="550">
        <w:r w:rsidR="00AF1A85">
          <w:t>.</w:t>
        </w:r>
      </w:ins>
    </w:p>
    <w:p w:rsidR="00542FEB" w:rsidP="00180DD0" w:rsidRDefault="003308DB" w14:paraId="2BEC3DFF" w14:textId="48FCF296">
      <w:pPr>
        <w:pStyle w:val="Normal-BulletedList"/>
      </w:pPr>
      <w:r>
        <w:t xml:space="preserve">Maintain a versioned </w:t>
      </w:r>
      <w:r>
        <w:rPr>
          <w:rStyle w:val="Strong"/>
          <w:b w:val="0"/>
          <w:bCs w:val="0"/>
        </w:rPr>
        <w:t>archival schedule</w:t>
      </w:r>
      <w:r>
        <w:t xml:space="preserve"> (e.g., monthly or post-cycle).</w:t>
      </w:r>
    </w:p>
    <w:p w:rsidR="00542FEB" w:rsidRDefault="003308DB" w14:paraId="21132CD1" w14:textId="77777777">
      <w:r>
        <w:rPr>
          <w:rStyle w:val="Strong"/>
        </w:rPr>
        <w:t>Storage Tips:</w:t>
      </w:r>
    </w:p>
    <w:p w:rsidR="00542FEB" w:rsidRDefault="003308DB" w14:paraId="77AB04D8" w14:textId="77777777">
      <w:pPr>
        <w:pStyle w:val="Normal-BulletedList"/>
      </w:pPr>
      <w:r>
        <w:t xml:space="preserve">Include timestamps in backup model names (e.g., </w:t>
      </w:r>
      <w:r w:rsidRPr="00180DD0">
        <w:rPr>
          <w:rStyle w:val="HTMLCode"/>
          <w:rFonts w:ascii="Consolas" w:hAnsi="Consolas" w:cs="Consolas"/>
          <w:rPrChange w:author="Paul Taylor" w:date="2025-08-04T10:22:00Z" w16du:dateUtc="2025-08-04T09:22:00Z" w:id="551">
            <w:rPr>
              <w:rStyle w:val="HTMLCode"/>
              <w:rFonts w:ascii="Arial" w:hAnsi="Arial" w:cs="Arial"/>
            </w:rPr>
          </w:rPrChange>
        </w:rPr>
        <w:t>TQ_Prod_Backup_2025_06_30</w:t>
      </w:r>
      <w:r>
        <w:t>)</w:t>
      </w:r>
    </w:p>
    <w:p w:rsidR="00542FEB" w:rsidRDefault="003308DB" w14:paraId="76E5D823" w14:textId="77777777">
      <w:pPr>
        <w:pStyle w:val="Normal-BulletedList"/>
      </w:pPr>
      <w:r>
        <w:t>Store locally and/or within workspace with restricted access</w:t>
      </w:r>
    </w:p>
    <w:p w:rsidR="00542FEB" w:rsidRDefault="003308DB" w14:paraId="6AA1B8B7" w14:textId="75729AD2">
      <w:pPr>
        <w:pStyle w:val="Runbook-Header2"/>
      </w:pPr>
      <w:bookmarkStart w:name="_Toc196992275" w:id="552"/>
      <w:bookmarkStart w:name="_Toc196996015" w:id="553"/>
      <w:bookmarkStart w:name="_Toc196996365" w:id="554"/>
      <w:bookmarkStart w:name="_Toc196996494" w:id="555"/>
      <w:bookmarkStart w:name="_Toc199759890" w:id="556"/>
      <w:r>
        <w:t xml:space="preserve">Model </w:t>
      </w:r>
      <w:ins w:author="Paul Taylor" w:date="2025-08-04T10:21:00Z" w16du:dateUtc="2025-08-04T09:21:00Z" w:id="557">
        <w:r w:rsidR="00180DD0">
          <w:t>r</w:t>
        </w:r>
      </w:ins>
      <w:del w:author="Paul Taylor" w:date="2025-08-04T10:21:00Z" w16du:dateUtc="2025-08-04T09:21:00Z" w:id="558">
        <w:r w:rsidDel="00180DD0">
          <w:delText>R</w:delText>
        </w:r>
      </w:del>
      <w:r>
        <w:t>estoration</w:t>
      </w:r>
      <w:bookmarkEnd w:id="552"/>
      <w:bookmarkEnd w:id="553"/>
      <w:bookmarkEnd w:id="554"/>
      <w:bookmarkEnd w:id="555"/>
      <w:bookmarkEnd w:id="556"/>
    </w:p>
    <w:p w:rsidR="00542FEB" w:rsidRDefault="003308DB" w14:paraId="59382403" w14:textId="77777777">
      <w:r>
        <w:rPr>
          <w:rStyle w:val="Strong"/>
        </w:rPr>
        <w:t>Steps:</w:t>
      </w:r>
    </w:p>
    <w:p w:rsidR="00542FEB" w:rsidRDefault="003308DB" w14:paraId="59CA77A2" w14:textId="69BBB3FA">
      <w:pPr>
        <w:pStyle w:val="Normal-BulletedList"/>
        <w:numPr>
          <w:ilvl w:val="0"/>
          <w:numId w:val="21"/>
        </w:numPr>
      </w:pPr>
      <w:r>
        <w:t>Go to</w:t>
      </w:r>
      <w:ins w:author="Paul Taylor" w:date="2025-08-04T10:46:00Z" w16du:dateUtc="2025-08-04T09:46:00Z" w:id="559">
        <w:r w:rsidR="00AF1A85">
          <w:t xml:space="preserve"> the</w:t>
        </w:r>
      </w:ins>
      <w:r>
        <w:t xml:space="preserve"> </w:t>
      </w:r>
      <w:r>
        <w:rPr>
          <w:rStyle w:val="Strong"/>
        </w:rPr>
        <w:t>History</w:t>
      </w:r>
      <w:r>
        <w:t xml:space="preserve"> tab in the model to identify a stable restore point.</w:t>
      </w:r>
    </w:p>
    <w:p w:rsidR="00542FEB" w:rsidRDefault="003308DB" w14:paraId="5CDF3989" w14:textId="77777777">
      <w:pPr>
        <w:pStyle w:val="Normal-BulletedList"/>
        <w:numPr>
          <w:ilvl w:val="0"/>
          <w:numId w:val="21"/>
        </w:numPr>
      </w:pPr>
      <w:r>
        <w:t xml:space="preserve">Use </w:t>
      </w:r>
      <w:del w:author="Paul Taylor" w:date="2025-08-04T10:22:00Z" w16du:dateUtc="2025-08-04T09:22:00Z" w:id="560">
        <w:r w:rsidRPr="00755911" w:rsidDel="00755911">
          <w:rPr>
            <w:b/>
            <w:bCs/>
            <w:rPrChange w:author="Paul Taylor" w:date="2025-08-04T10:22:00Z" w16du:dateUtc="2025-08-04T09:22:00Z" w:id="561">
              <w:rPr/>
            </w:rPrChange>
          </w:rPr>
          <w:delText>“</w:delText>
        </w:r>
      </w:del>
      <w:r w:rsidRPr="00755911">
        <w:rPr>
          <w:b/>
          <w:bCs/>
          <w:rPrChange w:author="Paul Taylor" w:date="2025-08-04T10:22:00Z" w16du:dateUtc="2025-08-04T09:22:00Z" w:id="562">
            <w:rPr/>
          </w:rPrChange>
        </w:rPr>
        <w:t>Restore from ID</w:t>
      </w:r>
      <w:del w:author="Paul Taylor" w:date="2025-08-04T10:22:00Z" w16du:dateUtc="2025-08-04T09:22:00Z" w:id="563">
        <w:r w:rsidDel="00755911">
          <w:delText>”</w:delText>
        </w:r>
      </w:del>
      <w:r>
        <w:t xml:space="preserve"> to revert to a clean version if corrupted.</w:t>
      </w:r>
    </w:p>
    <w:p w:rsidR="00542FEB" w:rsidRDefault="003308DB" w14:paraId="7AAF13E8" w14:textId="77777777">
      <w:pPr>
        <w:pStyle w:val="Normal-BulletedList"/>
        <w:numPr>
          <w:ilvl w:val="0"/>
          <w:numId w:val="21"/>
        </w:numPr>
      </w:pPr>
      <w:r>
        <w:t>If restoring from a backup model:</w:t>
      </w:r>
    </w:p>
    <w:p w:rsidR="00542FEB" w:rsidRDefault="003308DB" w14:paraId="299BB500" w14:textId="7EFB6AD7">
      <w:pPr>
        <w:pStyle w:val="Normal-BulletedList"/>
        <w:numPr>
          <w:ilvl w:val="1"/>
          <w:numId w:val="8"/>
        </w:numPr>
      </w:pPr>
      <w:r>
        <w:t>Clone archived model</w:t>
      </w:r>
      <w:ins w:author="Paul Taylor" w:date="2025-08-04T10:45:00Z" w16du:dateUtc="2025-08-04T09:45:00Z" w:id="564">
        <w:r w:rsidR="00AF1A85">
          <w:t>.</w:t>
        </w:r>
      </w:ins>
    </w:p>
    <w:p w:rsidR="00542FEB" w:rsidRDefault="003308DB" w14:paraId="557B954B" w14:textId="7FDDEC4D">
      <w:pPr>
        <w:pStyle w:val="Normal-BulletedList"/>
        <w:numPr>
          <w:ilvl w:val="1"/>
          <w:numId w:val="8"/>
        </w:numPr>
      </w:pPr>
      <w:r>
        <w:t>Rename and repoint source connections</w:t>
      </w:r>
      <w:ins w:author="Paul Taylor" w:date="2025-08-04T10:45:00Z" w16du:dateUtc="2025-08-04T09:45:00Z" w:id="565">
        <w:r w:rsidR="00AF1A85">
          <w:t>.</w:t>
        </w:r>
      </w:ins>
    </w:p>
    <w:p w:rsidR="00542FEB" w:rsidRDefault="003308DB" w14:paraId="011B455A" w14:textId="61FCE5A1">
      <w:pPr>
        <w:pStyle w:val="Normal-BulletedList"/>
        <w:numPr>
          <w:ilvl w:val="1"/>
          <w:numId w:val="8"/>
        </w:numPr>
      </w:pPr>
      <w:r>
        <w:t>Reconfigure UX</w:t>
      </w:r>
      <w:ins w:author="Paul Taylor" w:date="2025-08-04T10:46:00Z" w16du:dateUtc="2025-08-04T09:46:00Z" w:id="566">
        <w:r w:rsidR="00AF1A85">
          <w:t>,</w:t>
        </w:r>
      </w:ins>
      <w:r>
        <w:t xml:space="preserve"> if applicable</w:t>
      </w:r>
      <w:ins w:author="Paul Taylor" w:date="2025-08-04T10:45:00Z" w16du:dateUtc="2025-08-04T09:45:00Z" w:id="567">
        <w:r w:rsidR="00AF1A85">
          <w:t>.</w:t>
        </w:r>
      </w:ins>
    </w:p>
    <w:p w:rsidR="00542FEB" w:rsidRDefault="003308DB" w14:paraId="0E403EC7" w14:textId="77777777">
      <w:r>
        <w:rPr>
          <w:rStyle w:val="Strong"/>
        </w:rPr>
        <w:t>Best Practices:</w:t>
      </w:r>
    </w:p>
    <w:p w:rsidR="00542FEB" w:rsidRDefault="003308DB" w14:paraId="51B50ACC" w14:textId="0BDC6876">
      <w:pPr>
        <w:pStyle w:val="Normal-BulletedList"/>
      </w:pPr>
      <w:proofErr w:type="gramStart"/>
      <w:r>
        <w:t>Test</w:t>
      </w:r>
      <w:proofErr w:type="gramEnd"/>
      <w:r>
        <w:t xml:space="preserve"> restore procedures </w:t>
      </w:r>
      <w:del w:author="Paul Taylor" w:date="2025-08-04T10:45:00Z" w16du:dateUtc="2025-08-04T09:45:00Z" w:id="568">
        <w:r w:rsidDel="00AF1A85">
          <w:delText xml:space="preserve">quarterly </w:delText>
        </w:r>
      </w:del>
      <w:ins w:author="Paul Taylor" w:date="2025-08-04T10:45:00Z" w16du:dateUtc="2025-08-04T09:45:00Z" w:id="569">
        <w:r w:rsidR="00AF1A85">
          <w:t xml:space="preserve">every quarter </w:t>
        </w:r>
      </w:ins>
      <w:r>
        <w:t>in a sandbox model.</w:t>
      </w:r>
    </w:p>
    <w:p w:rsidR="00542FEB" w:rsidRDefault="003308DB" w14:paraId="296C036C" w14:textId="77777777">
      <w:pPr>
        <w:pStyle w:val="Normal-BulletedList"/>
      </w:pPr>
      <w:r>
        <w:t>Maintain a recovery log and assign ownership of recovery process.</w:t>
      </w:r>
    </w:p>
    <w:p w:rsidR="002921F0" w:rsidRDefault="002921F0" w14:paraId="2FCC1729" w14:textId="77777777"/>
    <w:sectPr w:rsidR="002921F0">
      <w:footerReference w:type="default" r:id="rId17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T" w:author="Paul Taylor" w:date="2025-08-04T09:18:00Z" w:id="92">
    <w:p w:rsidR="00F56412" w:rsidP="00F56412" w:rsidRDefault="00F56412" w14:paraId="5A1CAD08" w14:textId="77777777">
      <w:r>
        <w:rPr>
          <w:rStyle w:val="CommentReference"/>
        </w:rPr>
        <w:annotationRef/>
      </w:r>
      <w:r>
        <w:rPr>
          <w:sz w:val="20"/>
          <w:szCs w:val="20"/>
        </w:rPr>
        <w:t>is this similar to a UID or key field that is used across both data files? (if so, this should be explicit)</w:t>
      </w:r>
    </w:p>
  </w:comment>
  <w:comment w:initials="ASB" w:author="Abby Schutt Beckman" w:date="2025-05-01T12:26:00Z" w:id="115">
    <w:p w:rsidR="00542FEB" w:rsidRDefault="003308DB" w14:paraId="09686BD8" w14:textId="3A75498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 Chan’s, this went back to B (3.2)</w:t>
      </w:r>
    </w:p>
  </w:comment>
  <w:comment w:initials="PT" w:author="Paul Taylor" w:date="2025-08-04T10:09:00Z" w:id="411">
    <w:p w:rsidR="00B978EC" w:rsidP="00B978EC" w:rsidRDefault="00B978EC" w14:paraId="42BD8363" w14:textId="77777777">
      <w:r>
        <w:rPr>
          <w:rStyle w:val="CommentReference"/>
        </w:rPr>
        <w:annotationRef/>
      </w:r>
      <w:r>
        <w:rPr>
          <w:sz w:val="20"/>
          <w:szCs w:val="20"/>
        </w:rPr>
        <w:t>Is this an active verb or is it supposed to be "Summarizes"?</w:t>
      </w:r>
    </w:p>
  </w:comment>
  <w:comment w:initials="PT" w:author="Paul Taylor" w:date="2025-08-04T10:09:00Z" w:id="416">
    <w:p w:rsidR="00FE1397" w:rsidP="00FE1397" w:rsidRDefault="00FE1397" w14:paraId="2A3A06DE" w14:textId="77777777">
      <w:r>
        <w:rPr>
          <w:rStyle w:val="CommentReference"/>
        </w:rPr>
        <w:annotationRef/>
      </w:r>
      <w:r>
        <w:rPr>
          <w:sz w:val="20"/>
          <w:szCs w:val="20"/>
        </w:rPr>
        <w:t>Is this an active verb or is it supposed to be "Sets up"?</w:t>
      </w:r>
    </w:p>
  </w:comment>
  <w:comment w:initials="PT" w:author="Paul Taylor" w:date="2025-08-04T10:12:00Z" w:id="456">
    <w:p w:rsidR="008A63FB" w:rsidP="008A63FB" w:rsidRDefault="008A63FB" w14:paraId="6C654CB1" w14:textId="77777777">
      <w:r>
        <w:rPr>
          <w:rStyle w:val="CommentReference"/>
        </w:rPr>
        <w:annotationRef/>
      </w:r>
      <w:r>
        <w:rPr>
          <w:sz w:val="20"/>
          <w:szCs w:val="20"/>
        </w:rPr>
        <w:t>If this is a list of modules that need to be updated, I feel there is a missing paragraph above this table "title", advising on what needs to be done.</w:t>
      </w:r>
    </w:p>
  </w:comment>
  <w:comment xmlns:w="http://schemas.openxmlformats.org/wordprocessingml/2006/main" w:initials="AS" w:author="Ankit Shah" w:date="2025-11-11T12:35:22" w:id="826518745">
    <w:p xmlns:w14="http://schemas.microsoft.com/office/word/2010/wordml" xmlns:w="http://schemas.openxmlformats.org/wordprocessingml/2006/main" w:rsidR="12D343E7" w:rsidRDefault="7B66DE84" w14:paraId="46E7D4CE" w14:textId="23A9ED94">
      <w:pPr>
        <w:pStyle w:val="CommentText"/>
      </w:pPr>
      <w:r>
        <w:rPr>
          <w:rStyle w:val="CommentReference"/>
        </w:rPr>
        <w:annotationRef/>
      </w:r>
      <w:r w:rsidRPr="23B56CE8" w:rsidR="1AD3FDFF">
        <w:t>added</w:t>
      </w:r>
    </w:p>
  </w:comment>
  <w:comment xmlns:w="http://schemas.openxmlformats.org/wordprocessingml/2006/main" w:initials="AS" w:author="Ankit Shah" w:date="2025-11-11T12:35:30" w:id="355964901">
    <w:p xmlns:w14="http://schemas.microsoft.com/office/word/2010/wordml" xmlns:w="http://schemas.openxmlformats.org/wordprocessingml/2006/main" w:rsidR="655F98DF" w:rsidRDefault="06B45F93" w14:paraId="344C3A30" w14:textId="7E23DC3B">
      <w:pPr>
        <w:pStyle w:val="CommentText"/>
      </w:pPr>
      <w:r>
        <w:rPr>
          <w:rStyle w:val="CommentReference"/>
        </w:rPr>
        <w:annotationRef/>
      </w:r>
      <w:r w:rsidRPr="43CF0B82" w:rsidR="0C3838F8">
        <w:t>added</w:t>
      </w:r>
    </w:p>
  </w:comment>
  <w:comment xmlns:w="http://schemas.openxmlformats.org/wordprocessingml/2006/main" w:initials="AS" w:author="Ankit Shah" w:date="2025-11-11T12:35:35" w:id="1899956080">
    <w:p xmlns:w14="http://schemas.microsoft.com/office/word/2010/wordml" xmlns:w="http://schemas.openxmlformats.org/wordprocessingml/2006/main" w:rsidR="09FD5F67" w:rsidRDefault="1C30F6F5" w14:paraId="0EC2DE06" w14:textId="3918B05A">
      <w:pPr>
        <w:pStyle w:val="CommentText"/>
      </w:pPr>
      <w:r>
        <w:rPr>
          <w:rStyle w:val="CommentReference"/>
        </w:rPr>
        <w:annotationRef/>
      </w:r>
      <w:r w:rsidRPr="409B9467" w:rsidR="26E564D2">
        <w:t>added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A1CAD08"/>
  <w15:commentEx w15:done="1" w15:paraId="09686BD8"/>
  <w15:commentEx w15:done="0" w15:paraId="42BD8363"/>
  <w15:commentEx w15:done="0" w15:paraId="2A3A06DE"/>
  <w15:commentEx w15:done="0" w15:paraId="6C654CB1"/>
  <w15:commentEx w15:done="0" w15:paraId="46E7D4CE"/>
  <w15:commentEx w15:done="0" w15:paraId="344C3A30"/>
  <w15:commentEx w15:done="0" w15:paraId="0EC2DE0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CAC7E8F" w16cex:dateUtc="2025-08-04T08:18:00Z"/>
  <w16cex:commentExtensible w16cex:durableId="714B0DE7" w16cex:dateUtc="2025-05-01T18:10:00Z"/>
  <w16cex:commentExtensible w16cex:durableId="37EDDB7D" w16cex:dateUtc="2025-08-04T09:09:00Z"/>
  <w16cex:commentExtensible w16cex:durableId="47DFCB96" w16cex:dateUtc="2025-08-04T09:09:00Z"/>
  <w16cex:commentExtensible w16cex:durableId="2803FAD0" w16cex:dateUtc="2025-08-04T09:12:00Z"/>
  <w16cex:commentExtensible w16cex:durableId="114260B1" w16cex:dateUtc="2025-11-11T20:35:22.025Z"/>
  <w16cex:commentExtensible w16cex:durableId="3692ED31" w16cex:dateUtc="2025-11-11T20:35:30.96Z"/>
  <w16cex:commentExtensible w16cex:durableId="7D1D63A3" w16cex:dateUtc="2025-11-11T20:35:35.73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1CAD08" w16cid:durableId="0CAC7E8F"/>
  <w16cid:commentId w16cid:paraId="09686BD8" w16cid:durableId="714B0DE7"/>
  <w16cid:commentId w16cid:paraId="42BD8363" w16cid:durableId="37EDDB7D"/>
  <w16cid:commentId w16cid:paraId="2A3A06DE" w16cid:durableId="47DFCB96"/>
  <w16cid:commentId w16cid:paraId="6C654CB1" w16cid:durableId="2803FAD0"/>
  <w16cid:commentId w16cid:paraId="46E7D4CE" w16cid:durableId="114260B1"/>
  <w16cid:commentId w16cid:paraId="344C3A30" w16cid:durableId="3692ED31"/>
  <w16cid:commentId w16cid:paraId="0EC2DE06" w16cid:durableId="7D1D63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5447" w:rsidRDefault="00535447" w14:paraId="537B5CE6" w14:textId="77777777">
      <w:r>
        <w:separator/>
      </w:r>
    </w:p>
  </w:endnote>
  <w:endnote w:type="continuationSeparator" w:id="0">
    <w:p w:rsidR="00535447" w:rsidRDefault="00535447" w14:paraId="4697C0A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5FC4" w:rsidRDefault="00CE5FC4" w14:paraId="0075411B" w14:textId="77777777">
    <w:pPr>
      <w:pStyle w:val="Footer"/>
    </w:pPr>
    <w:r w:rsidRPr="00CE5FC4">
      <w:rPr>
        <w:b/>
        <w:bCs/>
      </w:rPr>
      <w:t>Anaplan Confidential</w:t>
    </w:r>
  </w:p>
  <w:p w:rsidR="00542FEB" w:rsidRDefault="003308DB" w14:paraId="3B5C79C6" w14:textId="0CBE6D56">
    <w:pPr>
      <w:pStyle w:val="Footer"/>
    </w:pPr>
    <w:r>
      <w:t>Segmentation and Scoring Application</w:t>
    </w:r>
  </w:p>
  <w:p w:rsidR="00542FEB" w:rsidRDefault="003308DB" w14:paraId="65B86E54" w14:noSpellErr="1" w14:textId="380E12D4">
    <w:pPr>
      <w:pStyle w:val="Footer"/>
    </w:pPr>
    <w:r w:rsidR="0805D06E">
      <w:rPr/>
      <w:t>Runbook Version: [1.</w:t>
    </w:r>
    <w:ins w:author="Ankit Shah" w:date="2025-11-11T20:33:58.556Z" w:id="1574041027">
      <w:r w:rsidR="0805D06E">
        <w:t>1</w:t>
      </w:r>
    </w:ins>
    <w:del w:author="Ankit Shah" w:date="2025-11-11T20:33:58.332Z" w:id="155104794">
      <w:r w:rsidDel="0805D06E">
        <w:delText>0</w:delText>
      </w:r>
    </w:del>
    <w:r w:rsidR="0805D06E">
      <w:rPr/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5447" w:rsidRDefault="00535447" w14:paraId="6B7B7056" w14:textId="77777777">
      <w:r>
        <w:separator/>
      </w:r>
    </w:p>
  </w:footnote>
  <w:footnote w:type="continuationSeparator" w:id="0">
    <w:p w:rsidR="00535447" w:rsidRDefault="00535447" w14:paraId="60D52DF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DAF"/>
    <w:multiLevelType w:val="hybridMultilevel"/>
    <w:tmpl w:val="1B306440"/>
    <w:lvl w:ilvl="0" w:tplc="5150EBBE">
      <w:start w:val="1"/>
      <w:numFmt w:val="bullet"/>
      <w:pStyle w:val="Normal-BulletedLis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A66C8B"/>
    <w:multiLevelType w:val="hybridMultilevel"/>
    <w:tmpl w:val="51021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31620D"/>
    <w:multiLevelType w:val="hybridMultilevel"/>
    <w:tmpl w:val="F54045D4"/>
    <w:lvl w:ilvl="0" w:tplc="278C76CA">
      <w:start w:val="1"/>
      <w:numFmt w:val="upperLetter"/>
      <w:pStyle w:val="Runbook-Header2"/>
      <w:lvlText w:val="%1."/>
      <w:lvlJc w:val="left"/>
      <w:pPr>
        <w:ind w:left="720" w:hanging="360"/>
      </w:pPr>
    </w:lvl>
    <w:lvl w:ilvl="1" w:tplc="A13E64C2">
      <w:start w:val="1"/>
      <w:numFmt w:val="lowerRoman"/>
      <w:pStyle w:val="Runbook-Header3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041FD"/>
    <w:multiLevelType w:val="hybridMultilevel"/>
    <w:tmpl w:val="A2D655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827920"/>
    <w:multiLevelType w:val="multilevel"/>
    <w:tmpl w:val="0F9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BD0757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812C85"/>
    <w:multiLevelType w:val="multilevel"/>
    <w:tmpl w:val="3A1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390493A"/>
    <w:multiLevelType w:val="hybridMultilevel"/>
    <w:tmpl w:val="E894378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8F720CA"/>
    <w:multiLevelType w:val="hybridMultilevel"/>
    <w:tmpl w:val="3C40C9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9B7514D"/>
    <w:multiLevelType w:val="hybridMultilevel"/>
    <w:tmpl w:val="8F7C20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660C4D"/>
    <w:multiLevelType w:val="hybridMultilevel"/>
    <w:tmpl w:val="809EA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5C0FD9"/>
    <w:multiLevelType w:val="multilevel"/>
    <w:tmpl w:val="8D9ACB9C"/>
    <w:lvl w:ilvl="0">
      <w:start w:val="1"/>
      <w:numFmt w:val="decimal"/>
      <w:pStyle w:val="Runbook-Header1"/>
      <w:lvlText w:val="%1."/>
      <w:lvlJc w:val="left"/>
      <w:pPr>
        <w:ind w:left="720" w:hanging="360"/>
      </w:pPr>
    </w:lvl>
    <w:lvl w:ilvl="1">
      <w:start w:val="1"/>
      <w:numFmt w:val="decimal"/>
      <w:lvlText w:val="%2.%1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566842">
    <w:abstractNumId w:val="5"/>
  </w:num>
  <w:num w:numId="2" w16cid:durableId="10353512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3535706">
    <w:abstractNumId w:val="11"/>
  </w:num>
  <w:num w:numId="4" w16cid:durableId="15082110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4638547">
    <w:abstractNumId w:val="2"/>
  </w:num>
  <w:num w:numId="6" w16cid:durableId="1572697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5641381">
    <w:abstractNumId w:val="0"/>
  </w:num>
  <w:num w:numId="8" w16cid:durableId="275599431">
    <w:abstractNumId w:val="0"/>
  </w:num>
  <w:num w:numId="9" w16cid:durableId="1490093677">
    <w:abstractNumId w:val="3"/>
  </w:num>
  <w:num w:numId="10" w16cid:durableId="1083573757">
    <w:abstractNumId w:val="3"/>
  </w:num>
  <w:num w:numId="11" w16cid:durableId="2076588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59355702">
    <w:abstractNumId w:val="1"/>
  </w:num>
  <w:num w:numId="13" w16cid:durableId="177124483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09952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70566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03701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27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3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23610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11188741">
    <w:abstractNumId w:val="10"/>
  </w:num>
  <w:num w:numId="21" w16cid:durableId="17725817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96810984">
    <w:abstractNumId w:val="4"/>
  </w:num>
  <w:num w:numId="23" w16cid:durableId="1724480470">
    <w:abstractNumId w:val="6"/>
  </w:num>
  <w:num w:numId="24" w16cid:durableId="1270746368">
    <w:abstractNumId w:val="8"/>
  </w:num>
  <w:num w:numId="25" w16cid:durableId="2559822">
    <w:abstractNumId w:val="7"/>
  </w:num>
  <w:num w:numId="26" w16cid:durableId="1215310779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aul Taylor">
    <w15:presenceInfo w15:providerId="AD" w15:userId="S::paul.taylor@anaplan.com::e9873f2f-2883-43b7-932b-39c00a2e05de"/>
  </w15:person>
  <w15:person w15:author="Abby Schutt Beckman">
    <w15:presenceInfo w15:providerId="AD" w15:userId="S::Abby.SchuttBeckman@anaplan.com::0524e67a-e393-49b6-9e36-a073a4c6128e"/>
  </w15:person>
  <w15:person w15:author="Ankit Shah">
    <w15:presenceInfo w15:providerId="AD" w15:userId="S::ankit.shah2@anaplan.com::2757cacc-899b-467a-9acb-8c8a9a3e31da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revisionView w:markup="0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25"/>
    <w:rsid w:val="00003205"/>
    <w:rsid w:val="00023D09"/>
    <w:rsid w:val="00030ABC"/>
    <w:rsid w:val="000529A9"/>
    <w:rsid w:val="00062900"/>
    <w:rsid w:val="00067808"/>
    <w:rsid w:val="00067EC4"/>
    <w:rsid w:val="000A2EA1"/>
    <w:rsid w:val="000B424F"/>
    <w:rsid w:val="000E52C9"/>
    <w:rsid w:val="000E6C90"/>
    <w:rsid w:val="00124861"/>
    <w:rsid w:val="0016130E"/>
    <w:rsid w:val="00180DD0"/>
    <w:rsid w:val="00194FF0"/>
    <w:rsid w:val="001969DB"/>
    <w:rsid w:val="0021244F"/>
    <w:rsid w:val="002370A8"/>
    <w:rsid w:val="00281C8D"/>
    <w:rsid w:val="00282E10"/>
    <w:rsid w:val="002921F0"/>
    <w:rsid w:val="002C48B1"/>
    <w:rsid w:val="002D596A"/>
    <w:rsid w:val="002E5115"/>
    <w:rsid w:val="00312971"/>
    <w:rsid w:val="00317269"/>
    <w:rsid w:val="003308DB"/>
    <w:rsid w:val="00354CF5"/>
    <w:rsid w:val="00367C3F"/>
    <w:rsid w:val="003810F2"/>
    <w:rsid w:val="0039017C"/>
    <w:rsid w:val="003B6F53"/>
    <w:rsid w:val="003C13CA"/>
    <w:rsid w:val="003D43B5"/>
    <w:rsid w:val="00422B4B"/>
    <w:rsid w:val="00480E59"/>
    <w:rsid w:val="00487629"/>
    <w:rsid w:val="004A255D"/>
    <w:rsid w:val="004A2715"/>
    <w:rsid w:val="004B08BE"/>
    <w:rsid w:val="004C2DE7"/>
    <w:rsid w:val="004F1FC7"/>
    <w:rsid w:val="00522DDA"/>
    <w:rsid w:val="00525D71"/>
    <w:rsid w:val="00535447"/>
    <w:rsid w:val="00542FEB"/>
    <w:rsid w:val="00554BF7"/>
    <w:rsid w:val="00565122"/>
    <w:rsid w:val="00570B15"/>
    <w:rsid w:val="0057230F"/>
    <w:rsid w:val="00574C6E"/>
    <w:rsid w:val="00582A1C"/>
    <w:rsid w:val="005C5E69"/>
    <w:rsid w:val="005E2B4D"/>
    <w:rsid w:val="00610AD1"/>
    <w:rsid w:val="00633602"/>
    <w:rsid w:val="0068605D"/>
    <w:rsid w:val="00694E37"/>
    <w:rsid w:val="006B14D0"/>
    <w:rsid w:val="006C5BBE"/>
    <w:rsid w:val="006D334C"/>
    <w:rsid w:val="00712D25"/>
    <w:rsid w:val="00727C71"/>
    <w:rsid w:val="0075524F"/>
    <w:rsid w:val="00755911"/>
    <w:rsid w:val="00790E89"/>
    <w:rsid w:val="007A78E3"/>
    <w:rsid w:val="008127AA"/>
    <w:rsid w:val="008A63FB"/>
    <w:rsid w:val="00920E12"/>
    <w:rsid w:val="009340F6"/>
    <w:rsid w:val="00936B3C"/>
    <w:rsid w:val="00944A58"/>
    <w:rsid w:val="00952D8C"/>
    <w:rsid w:val="00981F70"/>
    <w:rsid w:val="00993490"/>
    <w:rsid w:val="009D137E"/>
    <w:rsid w:val="00A34A03"/>
    <w:rsid w:val="00A91EF7"/>
    <w:rsid w:val="00A940EE"/>
    <w:rsid w:val="00AA4F59"/>
    <w:rsid w:val="00AC4710"/>
    <w:rsid w:val="00AE32BE"/>
    <w:rsid w:val="00AF1A85"/>
    <w:rsid w:val="00AF7CC0"/>
    <w:rsid w:val="00B12EC7"/>
    <w:rsid w:val="00B13BCF"/>
    <w:rsid w:val="00B149AA"/>
    <w:rsid w:val="00B40149"/>
    <w:rsid w:val="00B978EC"/>
    <w:rsid w:val="00BA3555"/>
    <w:rsid w:val="00BB07D2"/>
    <w:rsid w:val="00BE06F1"/>
    <w:rsid w:val="00C3277A"/>
    <w:rsid w:val="00C34F8B"/>
    <w:rsid w:val="00C50C53"/>
    <w:rsid w:val="00CB1620"/>
    <w:rsid w:val="00CC71D5"/>
    <w:rsid w:val="00CE5FC4"/>
    <w:rsid w:val="00CF69CE"/>
    <w:rsid w:val="00D02C84"/>
    <w:rsid w:val="00D035A8"/>
    <w:rsid w:val="00D12F21"/>
    <w:rsid w:val="00D41216"/>
    <w:rsid w:val="00D50CCD"/>
    <w:rsid w:val="00D639EB"/>
    <w:rsid w:val="00D834A4"/>
    <w:rsid w:val="00D91528"/>
    <w:rsid w:val="00DC17DB"/>
    <w:rsid w:val="00DC5559"/>
    <w:rsid w:val="00E14AB3"/>
    <w:rsid w:val="00E509BC"/>
    <w:rsid w:val="00E75B1C"/>
    <w:rsid w:val="00E7714C"/>
    <w:rsid w:val="00E97703"/>
    <w:rsid w:val="00EA2576"/>
    <w:rsid w:val="00EA42D0"/>
    <w:rsid w:val="00EE2920"/>
    <w:rsid w:val="00F30393"/>
    <w:rsid w:val="00F37F48"/>
    <w:rsid w:val="00F56412"/>
    <w:rsid w:val="00F90A0C"/>
    <w:rsid w:val="00FD3748"/>
    <w:rsid w:val="00FD78CB"/>
    <w:rsid w:val="00FE1397"/>
    <w:rsid w:val="00FF05B3"/>
    <w:rsid w:val="00FF2A07"/>
    <w:rsid w:val="03B3F0DB"/>
    <w:rsid w:val="0558EB02"/>
    <w:rsid w:val="0805D06E"/>
    <w:rsid w:val="086F8F91"/>
    <w:rsid w:val="0AD83AE2"/>
    <w:rsid w:val="0C193F4F"/>
    <w:rsid w:val="0CE3F206"/>
    <w:rsid w:val="115CF22A"/>
    <w:rsid w:val="123FFF40"/>
    <w:rsid w:val="146A9190"/>
    <w:rsid w:val="152496F2"/>
    <w:rsid w:val="1717C7EA"/>
    <w:rsid w:val="1B6F756B"/>
    <w:rsid w:val="1C714A8C"/>
    <w:rsid w:val="1D3EB097"/>
    <w:rsid w:val="20BCFB1F"/>
    <w:rsid w:val="20D24F5D"/>
    <w:rsid w:val="211EA056"/>
    <w:rsid w:val="21983B41"/>
    <w:rsid w:val="226D0AC8"/>
    <w:rsid w:val="23CB31C7"/>
    <w:rsid w:val="24163FDA"/>
    <w:rsid w:val="246E9711"/>
    <w:rsid w:val="24F5C353"/>
    <w:rsid w:val="2519F0E8"/>
    <w:rsid w:val="254FA82F"/>
    <w:rsid w:val="27AC7A11"/>
    <w:rsid w:val="281A271D"/>
    <w:rsid w:val="29261961"/>
    <w:rsid w:val="2A295832"/>
    <w:rsid w:val="3040CE67"/>
    <w:rsid w:val="344EA415"/>
    <w:rsid w:val="359C13D6"/>
    <w:rsid w:val="37BAB56A"/>
    <w:rsid w:val="3AC4BB1F"/>
    <w:rsid w:val="3FD8BE12"/>
    <w:rsid w:val="412307FB"/>
    <w:rsid w:val="41B975FC"/>
    <w:rsid w:val="42DB15E6"/>
    <w:rsid w:val="44CB6199"/>
    <w:rsid w:val="46BFCF40"/>
    <w:rsid w:val="474C2D50"/>
    <w:rsid w:val="47E53696"/>
    <w:rsid w:val="47FE8341"/>
    <w:rsid w:val="496AB4B6"/>
    <w:rsid w:val="4B54B7B9"/>
    <w:rsid w:val="4B6D5633"/>
    <w:rsid w:val="4DA551E2"/>
    <w:rsid w:val="513561FB"/>
    <w:rsid w:val="51C792B6"/>
    <w:rsid w:val="539127A8"/>
    <w:rsid w:val="542F93FF"/>
    <w:rsid w:val="554F691F"/>
    <w:rsid w:val="55E5EC8B"/>
    <w:rsid w:val="574B2625"/>
    <w:rsid w:val="58EE9FA2"/>
    <w:rsid w:val="59F460C4"/>
    <w:rsid w:val="5ABEA17C"/>
    <w:rsid w:val="5C0DEE35"/>
    <w:rsid w:val="5EBE199B"/>
    <w:rsid w:val="60C6D7A7"/>
    <w:rsid w:val="61E43BAF"/>
    <w:rsid w:val="6297F3F3"/>
    <w:rsid w:val="62B51DA3"/>
    <w:rsid w:val="64EBB178"/>
    <w:rsid w:val="661408DA"/>
    <w:rsid w:val="66355C6E"/>
    <w:rsid w:val="66CF21DF"/>
    <w:rsid w:val="67ADE86D"/>
    <w:rsid w:val="683CB5F6"/>
    <w:rsid w:val="687FC610"/>
    <w:rsid w:val="693CFBEC"/>
    <w:rsid w:val="696A3C71"/>
    <w:rsid w:val="6A5C89BF"/>
    <w:rsid w:val="6B74728E"/>
    <w:rsid w:val="6B7AB52D"/>
    <w:rsid w:val="6BD917AC"/>
    <w:rsid w:val="6F0DD43A"/>
    <w:rsid w:val="703F6FAC"/>
    <w:rsid w:val="73B44C58"/>
    <w:rsid w:val="77282F38"/>
    <w:rsid w:val="79C4FD59"/>
    <w:rsid w:val="79EBD1AA"/>
    <w:rsid w:val="7C4294EF"/>
    <w:rsid w:val="7CA8821E"/>
    <w:rsid w:val="7D308358"/>
    <w:rsid w:val="7D609C97"/>
    <w:rsid w:val="7E7509D2"/>
    <w:rsid w:val="7F59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E7344"/>
  <w15:chartTrackingRefBased/>
  <w15:docId w15:val="{A7070183-268B-43BE-ADC9-7AB478212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40" w:line="276" w:lineRule="auto"/>
      <w:ind w:left="360"/>
      <w:contextualSpacing/>
    </w:pPr>
    <w:rPr>
      <w:rFonts w:ascii="Arial" w:hAnsi="Arial" w:cs="Arial" w:eastAsiaTheme="minorEastAsia"/>
      <w:color w:val="0A2F46" w:themeColor="text1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numPr>
        <w:numId w:val="2"/>
      </w:numPr>
      <w:spacing w:before="100" w:beforeAutospacing="1" w:after="100" w:afterAutospacing="1"/>
      <w:outlineLvl w:val="0"/>
    </w:pPr>
    <w:rPr>
      <w:rFonts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numPr>
        <w:ilvl w:val="1"/>
        <w:numId w:val="2"/>
      </w:numPr>
      <w:spacing w:before="100" w:beforeAutospacing="1" w:after="100" w:afterAutospacing="1"/>
      <w:outlineLvl w:val="1"/>
    </w:pPr>
    <w:rPr>
      <w:rFonts w:cstheme="majorBid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numPr>
        <w:ilvl w:val="2"/>
        <w:numId w:val="2"/>
      </w:numPr>
      <w:spacing w:before="100" w:beforeAutospacing="1" w:after="100" w:afterAutospacing="1"/>
      <w:outlineLvl w:val="2"/>
    </w:pPr>
    <w:rPr>
      <w:rFonts w:cstheme="majorBidi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2"/>
      </w:num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hAnsiTheme="minorHAnsi" w:eastAsiaTheme="majorEastAsia" w:cstheme="majorBidi"/>
      <w:color w:val="BF48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2"/>
      </w:numPr>
      <w:spacing w:before="40"/>
      <w:outlineLvl w:val="5"/>
    </w:pPr>
    <w:rPr>
      <w:rFonts w:asciiTheme="minorHAnsi" w:hAnsiTheme="minorHAnsi" w:eastAsiaTheme="majorEastAsia" w:cstheme="majorBidi"/>
      <w:i/>
      <w:iCs/>
      <w:color w:val="1C86C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2"/>
      </w:numPr>
      <w:spacing w:before="40"/>
      <w:outlineLvl w:val="6"/>
    </w:pPr>
    <w:rPr>
      <w:rFonts w:asciiTheme="minorHAnsi" w:hAnsiTheme="minorHAnsi" w:eastAsiaTheme="majorEastAsia" w:cstheme="majorBidi"/>
      <w:color w:val="1C86C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2"/>
      </w:numPr>
      <w:outlineLvl w:val="7"/>
    </w:pPr>
    <w:rPr>
      <w:rFonts w:asciiTheme="minorHAnsi" w:hAnsiTheme="minorHAnsi" w:eastAsiaTheme="majorEastAsia" w:cstheme="majorBidi"/>
      <w:i/>
      <w:iCs/>
      <w:color w:val="12557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2"/>
      </w:numPr>
      <w:outlineLvl w:val="8"/>
    </w:pPr>
    <w:rPr>
      <w:rFonts w:asciiTheme="minorHAnsi" w:hAnsiTheme="minorHAnsi" w:eastAsiaTheme="majorEastAsia" w:cstheme="majorBidi"/>
      <w:color w:val="12557F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5859E9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859E9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hint="default" w:ascii="Courier New" w:hAnsi="Courier New" w:cs="Courier New" w:eastAsiaTheme="minorEastAsia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locked/>
    <w:rPr>
      <w:rFonts w:hint="default" w:ascii="Times New Roman" w:hAnsi="Times New Roman" w:eastAsiaTheme="minorEastAsia" w:cstheme="majorBidi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/>
    <w:locked/>
    <w:rPr>
      <w:rFonts w:hint="default" w:ascii="Times New Roman" w:hAnsi="Times New Roman" w:eastAsiaTheme="minorEastAsia" w:cstheme="majorBidi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Pr>
      <w:rFonts w:hint="default" w:ascii="Times New Roman" w:hAnsi="Times New Roman" w:eastAsiaTheme="minorEastAsia" w:cstheme="majorBidi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semiHidden/>
    <w:locked/>
    <w:rPr>
      <w:rFonts w:hint="default" w:ascii="Times New Roman" w:hAnsi="Times New Roman" w:cs="Times New Roman" w:eastAsiaTheme="minorEastAsia"/>
      <w:b/>
      <w:bCs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locked/>
    <w:rPr>
      <w:rFonts w:hint="default" w:asciiTheme="minorHAnsi" w:hAnsiTheme="minorHAnsi" w:eastAsiaTheme="majorEastAsia" w:cstheme="majorBidi"/>
      <w:color w:val="BF4800" w:themeColor="accent1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locked/>
    <w:rPr>
      <w:rFonts w:hint="default" w:asciiTheme="minorHAnsi" w:hAnsiTheme="minorHAnsi" w:eastAsiaTheme="majorEastAsia" w:cstheme="majorBidi"/>
      <w:i/>
      <w:iCs/>
      <w:color w:val="1C86C9" w:themeColor="text1" w:themeTint="A6"/>
      <w:sz w:val="24"/>
      <w:szCs w:val="24"/>
    </w:rPr>
  </w:style>
  <w:style w:type="paragraph" w:styleId="msonormal0" w:customStyle="1">
    <w:name w:val="msonormal"/>
    <w:basedOn w:val="Normal"/>
    <w:uiPriority w:val="99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cs="Times New Roman"/>
      <w:color w:val="auto"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locked/>
    <w:rPr>
      <w:rFonts w:hint="default" w:asciiTheme="minorHAnsi" w:hAnsiTheme="minorHAnsi" w:eastAsiaTheme="majorEastAsia" w:cstheme="majorBidi"/>
      <w:color w:val="1C86C9" w:themeColor="text1" w:themeTint="A6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locked/>
    <w:rPr>
      <w:rFonts w:hint="default" w:asciiTheme="minorHAnsi" w:hAnsiTheme="minorHAnsi" w:eastAsiaTheme="majorEastAsia" w:cstheme="majorBidi"/>
      <w:i/>
      <w:iCs/>
      <w:color w:val="12557F" w:themeColor="text1" w:themeTint="D8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locked/>
    <w:rPr>
      <w:rFonts w:hint="default" w:asciiTheme="minorHAnsi" w:hAnsiTheme="minorHAnsi" w:eastAsiaTheme="majorEastAsia" w:cstheme="majorBidi"/>
      <w:color w:val="12557F" w:themeColor="text1" w:themeTint="D8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0"/>
      <w:ind w:left="0"/>
    </w:pPr>
    <w:rPr>
      <w:rFonts w:asciiTheme="minorHAnsi" w:hAnsiTheme="minorHAnsi" w:cstheme="minorHAnsi"/>
      <w:bCs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spacing w:before="120" w:after="0"/>
      <w:ind w:left="220"/>
    </w:pPr>
    <w:rPr>
      <w:rFonts w:asciiTheme="minorHAnsi" w:hAnsiTheme="minorHAnsi" w:cstheme="minorHAnsi"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locked/>
    <w:rPr>
      <w:rFonts w:hint="default" w:ascii="Arial" w:hAnsi="Arial" w:cs="Arial" w:eastAsiaTheme="minorEastAsia"/>
      <w:color w:val="0A2F46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Pr>
      <w:rFonts w:hint="default" w:ascii="Times New Roman" w:hAnsi="Times New Roman" w:cs="Times New Roman"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Pr>
      <w:rFonts w:hint="default" w:ascii="Times New Roman" w:hAnsi="Times New Roman" w:cs="Times New Roman" w:eastAsiaTheme="minorEastAsia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locked/>
    <w:rPr>
      <w:rFonts w:hint="default"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pPr>
      <w:spacing w:after="160"/>
      <w:ind w:left="0"/>
    </w:pPr>
    <w:rPr>
      <w:rFonts w:asciiTheme="minorHAnsi" w:hAnsiTheme="minorHAnsi" w:cstheme="minorBidi"/>
      <w:color w:val="1D87C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locked/>
    <w:rPr>
      <w:rFonts w:hint="default" w:asciiTheme="minorHAnsi" w:hAnsiTheme="minorHAnsi" w:eastAsiaTheme="minorEastAsia" w:cstheme="minorBidi"/>
      <w:color w:val="1D87CA" w:themeColor="text1" w:themeTint="A5"/>
      <w:spacing w:val="15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locked/>
    <w:rPr>
      <w:rFonts w:hint="default" w:ascii="Arial" w:hAnsi="Arial" w:cs="Arial" w:eastAsiaTheme="minorEastAsia"/>
      <w:b/>
      <w:bCs/>
      <w:color w:val="0A2F46" w:themeColor="text1"/>
    </w:rPr>
  </w:style>
  <w:style w:type="paragraph" w:styleId="NoSpacing">
    <w:name w:val="No Spacing"/>
    <w:uiPriority w:val="1"/>
    <w:qFormat/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176EA4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locked/>
    <w:rPr>
      <w:rFonts w:hint="default" w:ascii="Times New Roman" w:hAnsi="Times New Roman" w:cs="Times New Roman" w:eastAsiaTheme="minorEastAsia"/>
      <w:i/>
      <w:iCs/>
      <w:color w:val="176EA4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BF4800" w:themeColor="accent1" w:themeShade="BF" w:sz="4" w:space="10"/>
        <w:bottom w:val="single" w:color="BF4800" w:themeColor="accent1" w:themeShade="BF" w:sz="4" w:space="10"/>
      </w:pBdr>
      <w:spacing w:before="360" w:after="360"/>
      <w:ind w:left="864" w:right="864"/>
      <w:jc w:val="center"/>
    </w:pPr>
    <w:rPr>
      <w:i/>
      <w:iCs/>
      <w:color w:val="BF4800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locked/>
    <w:rPr>
      <w:rFonts w:hint="default" w:ascii="Times New Roman" w:hAnsi="Times New Roman" w:cs="Times New Roman" w:eastAsiaTheme="minorEastAsia"/>
      <w:i/>
      <w:iCs/>
      <w:color w:val="BF4800" w:themeColor="accent1" w:themeShade="BF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numPr>
        <w:numId w:val="0"/>
      </w:numPr>
      <w:spacing w:before="480" w:beforeAutospacing="0" w:after="0" w:afterAutospacing="0"/>
      <w:contextualSpacing w:val="0"/>
      <w:outlineLvl w:val="9"/>
    </w:pPr>
    <w:rPr>
      <w:rFonts w:asciiTheme="majorHAnsi" w:hAnsiTheme="majorHAnsi" w:eastAsiaTheme="majorEastAsia"/>
      <w:color w:val="BF4800" w:themeColor="accent1" w:themeShade="BF"/>
      <w:kern w:val="0"/>
      <w:sz w:val="28"/>
      <w:szCs w:val="28"/>
    </w:rPr>
  </w:style>
  <w:style w:type="paragraph" w:styleId="Cover-Title" w:customStyle="1">
    <w:name w:val="Cover - Title"/>
    <w:basedOn w:val="Normal"/>
    <w:uiPriority w:val="99"/>
    <w:qFormat/>
    <w:rPr>
      <w:noProof/>
      <w:color w:val="FFFFFF" w:themeColor="background1"/>
      <w:sz w:val="100"/>
      <w:szCs w:val="100"/>
    </w:rPr>
  </w:style>
  <w:style w:type="paragraph" w:styleId="Cover-AppName" w:customStyle="1">
    <w:name w:val="Cover - App Name"/>
    <w:basedOn w:val="Cover-Title"/>
    <w:uiPriority w:val="99"/>
    <w:qFormat/>
    <w:pPr>
      <w:spacing w:after="120"/>
    </w:pPr>
    <w:rPr>
      <w:b/>
      <w:bCs/>
      <w:color w:val="FF6100" w:themeColor="accent1"/>
      <w:sz w:val="28"/>
      <w:szCs w:val="28"/>
    </w:rPr>
  </w:style>
  <w:style w:type="paragraph" w:styleId="Cover-RunbookInfo" w:customStyle="1">
    <w:name w:val="Cover - Runbook Info"/>
    <w:basedOn w:val="Cover-Title"/>
    <w:uiPriority w:val="99"/>
    <w:qFormat/>
    <w:pPr>
      <w:spacing w:after="120"/>
    </w:pPr>
    <w:rPr>
      <w:sz w:val="28"/>
      <w:szCs w:val="28"/>
    </w:rPr>
  </w:style>
  <w:style w:type="paragraph" w:styleId="Footer-Runbook" w:customStyle="1">
    <w:name w:val="Footer - Runbook"/>
    <w:basedOn w:val="Footer"/>
    <w:uiPriority w:val="99"/>
    <w:qFormat/>
    <w:rPr>
      <w:color w:val="808080" w:themeColor="background1" w:themeShade="80"/>
    </w:rPr>
  </w:style>
  <w:style w:type="paragraph" w:styleId="Runbook-Header1" w:customStyle="1">
    <w:name w:val="Runbook - Header 1"/>
    <w:basedOn w:val="ListParagraph"/>
    <w:uiPriority w:val="99"/>
    <w:qFormat/>
    <w:pPr>
      <w:numPr>
        <w:numId w:val="4"/>
      </w:numPr>
    </w:pPr>
    <w:rPr>
      <w:b/>
      <w:bCs/>
      <w:sz w:val="32"/>
      <w:szCs w:val="32"/>
    </w:rPr>
  </w:style>
  <w:style w:type="paragraph" w:styleId="Runbook-Header2" w:customStyle="1">
    <w:name w:val="Runbook - Header 2"/>
    <w:basedOn w:val="Heading2"/>
    <w:uiPriority w:val="99"/>
    <w:qFormat/>
    <w:pPr>
      <w:numPr>
        <w:ilvl w:val="0"/>
        <w:numId w:val="6"/>
      </w:numPr>
      <w:spacing w:beforeAutospacing="0" w:afterAutospacing="0"/>
    </w:pPr>
    <w:rPr>
      <w:rFonts w:eastAsia="Times New Roman" w:cs="Arial"/>
      <w:color w:val="FF6100" w:themeColor="accent1"/>
      <w:sz w:val="22"/>
      <w:szCs w:val="22"/>
    </w:rPr>
  </w:style>
  <w:style w:type="paragraph" w:styleId="Normal-BulletedList" w:customStyle="1">
    <w:name w:val="Normal - Bulleted List"/>
    <w:basedOn w:val="ListParagraph"/>
    <w:uiPriority w:val="99"/>
    <w:qFormat/>
    <w:pPr>
      <w:numPr>
        <w:numId w:val="8"/>
      </w:numPr>
      <w:spacing w:line="240" w:lineRule="auto"/>
    </w:pPr>
  </w:style>
  <w:style w:type="paragraph" w:styleId="Runbook-Header3" w:customStyle="1">
    <w:name w:val="Runbook - Header 3"/>
    <w:basedOn w:val="Runbook-Header2"/>
    <w:uiPriority w:val="99"/>
    <w:qFormat/>
    <w:pPr>
      <w:numPr>
        <w:ilvl w:val="1"/>
      </w:numPr>
    </w:pPr>
    <w:rPr>
      <w:color w:val="0A2F46" w:themeColor="text1"/>
    </w:rPr>
  </w:style>
  <w:style w:type="paragraph" w:styleId="Runbook-TableTitle" w:customStyle="1">
    <w:name w:val="Runbook - Table Title"/>
    <w:basedOn w:val="Runbook-Header2"/>
    <w:uiPriority w:val="99"/>
    <w:qFormat/>
    <w:pPr>
      <w:numPr>
        <w:numId w:val="0"/>
      </w:numPr>
      <w:ind w:left="720"/>
    </w:pPr>
    <w:rPr>
      <w:color w:val="0A2F46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BF4800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BF4800" w:themeColor="accent1" w:themeShade="BF"/>
      <w:spacing w:val="5"/>
    </w:rPr>
  </w:style>
  <w:style w:type="character" w:styleId="legacy-color-text-inverse" w:customStyle="1">
    <w:name w:val="legacy-color-text-inverse"/>
    <w:basedOn w:val="DefaultParagraphFont"/>
  </w:style>
  <w:style w:type="table" w:styleId="TableGrid">
    <w:name w:val="Table Grid"/>
    <w:basedOn w:val="TableNormal"/>
    <w:uiPriority w:val="39"/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tblPr>
      <w:tblStyleRowBandSize w:val="1"/>
      <w:tblStyleColBandSize w:val="1"/>
      <w:tblInd w:w="0" w:type="nil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Ind w:w="0" w:type="nil"/>
      <w:tblBorders>
        <w:top w:val="single" w:color="42A5E4" w:themeColor="text1" w:themeTint="80" w:sz="4" w:space="0"/>
        <w:bottom w:val="single" w:color="42A5E4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42A5E4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42A5E4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42A5E4" w:themeColor="text1" w:themeTint="80" w:sz="4" w:space="0"/>
          <w:right w:val="single" w:color="42A5E4" w:themeColor="text1" w:themeTint="80" w:sz="4" w:space="0"/>
        </w:tcBorders>
      </w:tcPr>
    </w:tblStylePr>
    <w:tblStylePr w:type="band2Vert">
      <w:tblPr/>
      <w:tcPr>
        <w:tcBorders>
          <w:left w:val="single" w:color="42A5E4" w:themeColor="text1" w:themeTint="80" w:sz="4" w:space="0"/>
          <w:right w:val="single" w:color="42A5E4" w:themeColor="text1" w:themeTint="80" w:sz="4" w:space="0"/>
        </w:tcBorders>
      </w:tcPr>
    </w:tblStylePr>
    <w:tblStylePr w:type="band1Horz">
      <w:tblPr/>
      <w:tcPr>
        <w:tcBorders>
          <w:top w:val="single" w:color="42A5E4" w:themeColor="text1" w:themeTint="80" w:sz="4" w:space="0"/>
          <w:bottom w:val="single" w:color="42A5E4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color="42A5E4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42A5E4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tblPr>
      <w:tblStyleRowBandSize w:val="1"/>
      <w:tblStyleColBandSize w:val="1"/>
      <w:tblInd w:w="0" w:type="nil"/>
    </w:tblPr>
    <w:tblStylePr w:type="firstRow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bottom w:val="single" w:color="42A5E4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top w:val="single" w:color="42A5E4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right w:val="single" w:color="42A5E4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hint="default" w:asciiTheme="majorHAnsi" w:hAnsiTheme="majorHAnsi" w:eastAsiaTheme="majorEastAsia" w:cstheme="majorBidi"/>
        <w:i/>
        <w:iCs/>
        <w:sz w:val="26"/>
        <w:szCs w:val="26"/>
      </w:rPr>
      <w:tblPr/>
      <w:tcPr>
        <w:tcBorders>
          <w:left w:val="single" w:color="42A5E4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tblPr>
      <w:tblStyleRowBandSize w:val="1"/>
      <w:tblStyleColBandSize w:val="1"/>
      <w:tblInd w:w="0" w:type="nil"/>
      <w:tblBorders>
        <w:top w:val="single" w:color="68B7E9" w:themeColor="text1" w:themeTint="66" w:sz="4" w:space="0"/>
        <w:left w:val="single" w:color="68B7E9" w:themeColor="text1" w:themeTint="66" w:sz="4" w:space="0"/>
        <w:bottom w:val="single" w:color="68B7E9" w:themeColor="text1" w:themeTint="66" w:sz="4" w:space="0"/>
        <w:right w:val="single" w:color="68B7E9" w:themeColor="text1" w:themeTint="66" w:sz="4" w:space="0"/>
        <w:insideH w:val="single" w:color="68B7E9" w:themeColor="text1" w:themeTint="66" w:sz="4" w:space="0"/>
        <w:insideV w:val="single" w:color="68B7E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1F93DC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1F93DC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Ind w:w="0" w:type="nil"/>
      <w:tblBorders>
        <w:top w:val="single" w:color="FFBF99" w:themeColor="accent1" w:themeTint="66" w:sz="4" w:space="0"/>
        <w:left w:val="single" w:color="FFBF99" w:themeColor="accent1" w:themeTint="66" w:sz="4" w:space="0"/>
        <w:bottom w:val="single" w:color="FFBF99" w:themeColor="accent1" w:themeTint="66" w:sz="4" w:space="0"/>
        <w:right w:val="single" w:color="FFBF99" w:themeColor="accent1" w:themeTint="66" w:sz="4" w:space="0"/>
        <w:insideH w:val="single" w:color="FFBF99" w:themeColor="accent1" w:themeTint="66" w:sz="4" w:space="0"/>
        <w:insideV w:val="single" w:color="FFBF99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A066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066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tyle1" w:customStyle="1">
    <w:name w:val="Style1"/>
    <w:basedOn w:val="TableNormal"/>
    <w:uiPriority w:val="99"/>
    <w:rPr>
      <w:rFonts w:asciiTheme="majorHAnsi" w:hAnsiTheme="majorHAnsi"/>
    </w:rPr>
    <w:tblPr>
      <w:tblInd w:w="0" w:type="nil"/>
    </w:tblPr>
    <w:tcPr>
      <w:shd w:val="clear" w:color="auto" w:fill="F2F1EE" w:themeFill="background2"/>
    </w:tcPr>
    <w:tblStylePr w:type="firstRow">
      <w:rPr>
        <w:rFonts w:hint="default" w:cs="Arial" w:asciiTheme="majorHAnsi" w:hAnsiTheme="majorHAnsi"/>
        <w:b/>
      </w:rPr>
      <w:tblPr/>
      <w:tcPr>
        <w:shd w:val="clear" w:color="auto" w:fill="0A2F46" w:themeFill="text1"/>
      </w:tcPr>
    </w:tblStylePr>
  </w:style>
  <w:style w:type="table" w:styleId="Runboo" w:customStyle="1">
    <w:name w:val="Runboo"/>
    <w:basedOn w:val="TableNormal"/>
    <w:uiPriority w:val="99"/>
    <w:tblPr>
      <w:tblInd w:w="0" w:type="nil"/>
    </w:tblPr>
    <w:tblStylePr w:type="firstRow">
      <w:rPr>
        <w:rFonts w:hint="default" w:ascii="Arial" w:hAnsi="Arial" w:cs="Arial"/>
      </w:rPr>
    </w:tblStylePr>
  </w:style>
  <w:style w:type="table" w:styleId="Runbook-Table" w:customStyle="1">
    <w:name w:val="Runbook - Table"/>
    <w:basedOn w:val="TableNormal"/>
    <w:uiPriority w:val="99"/>
    <w:rPr>
      <w:rFonts w:asciiTheme="minorHAnsi" w:hAnsiTheme="minorHAnsi"/>
      <w:color w:val="0A2F46" w:themeColor="text1"/>
      <w:sz w:val="22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hint="default" w:cs="Arial" w:asciiTheme="majorHAnsi" w:hAnsiTheme="majorHAnsi"/>
        <w:b/>
        <w:i w:val="0"/>
        <w:color w:val="FFFFFF" w:themeColor="background1"/>
        <w:sz w:val="22"/>
        <w:szCs w:val="22"/>
      </w:rPr>
      <w:tblPr/>
      <w:tcPr>
        <w:shd w:val="clear" w:color="auto" w:fill="0A2F46" w:themeFill="text1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paragraph" w:customStyle="1">
    <w:name w:val="paragraph"/>
    <w:basedOn w:val="Normal"/>
    <w:rsid w:val="00282E10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normaltextrun" w:customStyle="1">
    <w:name w:val="normaltextrun"/>
    <w:basedOn w:val="DefaultParagraphFont"/>
    <w:rsid w:val="00282E10"/>
  </w:style>
  <w:style w:type="character" w:styleId="eop" w:customStyle="1">
    <w:name w:val="eop"/>
    <w:basedOn w:val="DefaultParagraphFont"/>
    <w:rsid w:val="00282E10"/>
  </w:style>
  <w:style w:type="paragraph" w:styleId="Revision">
    <w:name w:val="Revision"/>
    <w:hidden/>
    <w:uiPriority w:val="99"/>
    <w:semiHidden/>
    <w:rsid w:val="00EA2576"/>
    <w:rPr>
      <w:rFonts w:ascii="Arial" w:hAnsi="Arial" w:cs="Arial" w:eastAsiaTheme="minorEastAsia"/>
      <w:color w:val="0A2F46" w:themeColor="text1"/>
      <w:sz w:val="22"/>
      <w:szCs w:val="22"/>
    </w:rPr>
  </w:style>
  <w:style w:type="paragraph" w:styleId="Monospaced" w:customStyle="1">
    <w:name w:val="Monospaced"/>
    <w:basedOn w:val="NormalWeb"/>
    <w:qFormat/>
    <w:rsid w:val="00E509BC"/>
    <w:rPr>
      <w:rFonts w:ascii="Consolas" w:hAnsi="Consolas" w:cs="Consolas"/>
      <w:color w:val="0A2F46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0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xmlns:thm15="http://schemas.microsoft.com/office/thememl/2012/main" name="Anaplan2025">
  <a:themeElements>
    <a:clrScheme name="Custom 7">
      <a:dk1>
        <a:srgbClr val="0A2F46"/>
      </a:dk1>
      <a:lt1>
        <a:srgbClr val="FFFFFF"/>
      </a:lt1>
      <a:dk2>
        <a:srgbClr val="0A2F46"/>
      </a:dk2>
      <a:lt2>
        <a:srgbClr val="F2F1EE"/>
      </a:lt2>
      <a:accent1>
        <a:srgbClr val="FF6100"/>
      </a:accent1>
      <a:accent2>
        <a:srgbClr val="B33014"/>
      </a:accent2>
      <a:accent3>
        <a:srgbClr val="5C59C6"/>
      </a:accent3>
      <a:accent4>
        <a:srgbClr val="FFC099"/>
      </a:accent4>
      <a:accent5>
        <a:srgbClr val="E1ADA1"/>
      </a:accent5>
      <a:accent6>
        <a:srgbClr val="BCBDF6"/>
      </a:accent6>
      <a:hlink>
        <a:srgbClr val="5859E9"/>
      </a:hlink>
      <a:folHlink>
        <a:srgbClr val="5859E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2"/>
        </a:solidFill>
        <a:ln>
          <a:noFill/>
        </a:ln>
      </a:spPr>
      <a:bodyPr rtlCol="0" anchor="ctr"/>
      <a:lstStyle>
        <a:defPPr algn="ctr">
          <a:defRPr sz="1600" dirty="0" smtClean="0">
            <a:solidFill>
              <a:schemeClr val="bg1"/>
            </a:solidFill>
            <a:latin typeface="Arial" panose="020B0604020202020204" pitchFamily="34" charset="0"/>
            <a:ea typeface="Verdana" charset="0"/>
            <a:cs typeface="Arial" panose="020B060402020202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5400" cap="rnd">
          <a:solidFill>
            <a:schemeClr val="tx2"/>
          </a:solidFill>
          <a:headEnd type="none"/>
          <a:tailEnd type="none" w="med" len="med"/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rtlCol="0">
        <a:spAutoFit/>
      </a:bodyPr>
      <a:lstStyle>
        <a:defPPr marL="180975" indent="-180975" algn="l">
          <a:buClrTx/>
          <a:buFont typeface="Arial" panose="020B0604020202020204" pitchFamily="34" charset="0"/>
          <a:buChar char="•"/>
          <a:defRPr sz="1600" dirty="0" smtClean="0">
            <a:solidFill>
              <a:schemeClr val="tx2"/>
            </a:solidFill>
            <a:latin typeface="Arial" panose="020B0604020202020204" pitchFamily="34" charset="0"/>
            <a:ea typeface="Inter Light" panose="02000503000000020004" pitchFamily="2" charset="0"/>
            <a:cs typeface="Arial" panose="020B0604020202020204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Anaplan2025" id="{3B6C21E5-C0A3-7B45-8702-06613240A517}" vid="{9EB3EBC4-5D4C-464D-9616-E9290DBC65A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78E26A7DE7A4B8C551D41D40720EA" ma:contentTypeVersion="14" ma:contentTypeDescription="Create a new document." ma:contentTypeScope="" ma:versionID="4114e12e7c6499c91d768b3b0d5b0906">
  <xsd:schema xmlns:xsd="http://www.w3.org/2001/XMLSchema" xmlns:xs="http://www.w3.org/2001/XMLSchema" xmlns:p="http://schemas.microsoft.com/office/2006/metadata/properties" xmlns:ns2="c4a93292-96be-422c-9bb6-49a5d66e42ec" xmlns:ns3="1312f2c0-dda1-4b36-bf7c-5f95f823505b" targetNamespace="http://schemas.microsoft.com/office/2006/metadata/properties" ma:root="true" ma:fieldsID="fa6bb022fae5ea71495521fd550ff9f5" ns2:_="" ns3:_="">
    <xsd:import namespace="c4a93292-96be-422c-9bb6-49a5d66e42ec"/>
    <xsd:import namespace="1312f2c0-dda1-4b36-bf7c-5f95f82350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93292-96be-422c-9bb6-49a5d66e42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01811cc-c25a-4941-9f36-8ea8689508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2f2c0-dda1-4b36-bf7c-5f95f823505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23cce13-5f3b-4cca-a285-1a02e43f832e}" ma:internalName="TaxCatchAll" ma:showField="CatchAllData" ma:web="1312f2c0-dda1-4b36-bf7c-5f95f82350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a93292-96be-422c-9bb6-49a5d66e42ec">
      <Terms xmlns="http://schemas.microsoft.com/office/infopath/2007/PartnerControls"/>
    </lcf76f155ced4ddcb4097134ff3c332f>
    <TaxCatchAll xmlns="1312f2c0-dda1-4b36-bf7c-5f95f823505b" xsi:nil="true"/>
  </documentManagement>
</p:properties>
</file>

<file path=customXml/itemProps1.xml><?xml version="1.0" encoding="utf-8"?>
<ds:datastoreItem xmlns:ds="http://schemas.openxmlformats.org/officeDocument/2006/customXml" ds:itemID="{14CEE7ED-D0F1-400B-B7C9-FC7628D971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BB5BA5-5211-43AE-9D64-39511902D69F}"/>
</file>

<file path=customXml/itemProps3.xml><?xml version="1.0" encoding="utf-8"?>
<ds:datastoreItem xmlns:ds="http://schemas.openxmlformats.org/officeDocument/2006/customXml" ds:itemID="{1BFEDB78-F637-EA45-AE27-566216F549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6DD817-8108-4CDF-9732-2E3D145D5023}">
  <ds:schemaRefs>
    <ds:schemaRef ds:uri="http://schemas.microsoft.com/office/2006/metadata/properties"/>
    <ds:schemaRef ds:uri="http://schemas.microsoft.com/office/infopath/2007/PartnerControls"/>
    <ds:schemaRef ds:uri="c4a93292-96be-422c-9bb6-49a5d66e42ec"/>
    <ds:schemaRef ds:uri="1312f2c0-dda1-4b36-bf7c-5f95f82350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Schutt Beckman</dc:creator>
  <cp:keywords/>
  <dc:description/>
  <cp:lastModifiedBy>Ankit Shah</cp:lastModifiedBy>
  <cp:revision>79</cp:revision>
  <dcterms:created xsi:type="dcterms:W3CDTF">2025-05-01T20:11:00Z</dcterms:created>
  <dcterms:modified xsi:type="dcterms:W3CDTF">2025-11-11T20:36:02Z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0x0101005A178E26A7DE7A4B8C551D41D40720EA</vt:lpwstr>
  </property>
  <property fmtid="{D5CDD505-2E9C-101B-9397-08002B2CF9AE}" pid="3" name="MediaServiceImageTags">
    <vt:lpwstr/>
  </property>
</Properties>
</file>