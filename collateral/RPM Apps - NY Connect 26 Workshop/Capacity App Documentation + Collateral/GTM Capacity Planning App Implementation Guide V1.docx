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00845D09" w:rsidP="00B56BD3" w:rsidRDefault="008731E8" w14:paraId="3F4A3D13" w14:textId="591FD5A1">
      <w:pPr>
        <w:pStyle w:val="6-CoverTitle"/>
      </w:pPr>
      <w:r w:rsidRPr="008731E8">
        <w:drawing>
          <wp:anchor distT="0" distB="0" distL="114300" distR="114300" simplePos="0" relativeHeight="251658242" behindDoc="1" locked="0" layoutInCell="1" allowOverlap="1" wp14:anchorId="3553690A" wp14:editId="2FFDF1FB">
            <wp:simplePos x="0" y="0"/>
            <wp:positionH relativeFrom="column">
              <wp:posOffset>-444500</wp:posOffset>
            </wp:positionH>
            <wp:positionV relativeFrom="paragraph">
              <wp:posOffset>-470388</wp:posOffset>
            </wp:positionV>
            <wp:extent cx="7827065" cy="10134600"/>
            <wp:effectExtent l="0" t="0" r="2540" b="0"/>
            <wp:wrapNone/>
            <wp:docPr id="1372377000" name="Picture 1" descr="A blue and orang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7000" name="Picture 1" descr="A blue and orange striped background&#10;&#10;AI-generated content may be incorrect."/>
                    <pic:cNvPicPr/>
                  </pic:nvPicPr>
                  <pic:blipFill>
                    <a:blip r:embed="rId11"/>
                    <a:stretch>
                      <a:fillRect/>
                    </a:stretch>
                  </pic:blipFill>
                  <pic:spPr>
                    <a:xfrm>
                      <a:off x="0" y="0"/>
                      <a:ext cx="7827065" cy="10134600"/>
                    </a:xfrm>
                    <a:prstGeom prst="rect">
                      <a:avLst/>
                    </a:prstGeom>
                  </pic:spPr>
                </pic:pic>
              </a:graphicData>
            </a:graphic>
            <wp14:sizeRelH relativeFrom="page">
              <wp14:pctWidth>0</wp14:pctWidth>
            </wp14:sizeRelH>
            <wp14:sizeRelV relativeFrom="page">
              <wp14:pctHeight>0</wp14:pctHeight>
            </wp14:sizeRelV>
          </wp:anchor>
        </w:drawing>
      </w:r>
    </w:p>
    <w:p w:rsidRPr="004D31E4" w:rsidR="00B56BD3" w:rsidP="004D31E4" w:rsidRDefault="00B56BD3" w14:paraId="57D2F859" w14:textId="6AD07B53">
      <w:pPr>
        <w:pStyle w:val="6-CoverTitle"/>
        <w:ind w:left="0"/>
        <w:rPr>
          <w:color w:val="F2F1EE" w:themeColor="background2"/>
          <w:sz w:val="96"/>
          <w:szCs w:val="96"/>
        </w:rPr>
      </w:pPr>
      <w:r w:rsidRPr="004D31E4">
        <w:rPr>
          <w:color w:val="F2F1EE" w:themeColor="background2"/>
          <w:sz w:val="96"/>
          <w:szCs w:val="96"/>
        </w:rPr>
        <w:drawing>
          <wp:anchor distT="0" distB="0" distL="114300" distR="114300" simplePos="0" relativeHeight="251658240" behindDoc="1" locked="0" layoutInCell="1" allowOverlap="1" wp14:anchorId="16D64F4B" wp14:editId="1EC4894D">
            <wp:simplePos x="0" y="0"/>
            <wp:positionH relativeFrom="column">
              <wp:posOffset>5010785</wp:posOffset>
            </wp:positionH>
            <wp:positionV relativeFrom="paragraph">
              <wp:posOffset>7900035</wp:posOffset>
            </wp:positionV>
            <wp:extent cx="1681480" cy="640080"/>
            <wp:effectExtent l="0" t="0" r="0" b="0"/>
            <wp:wrapNone/>
            <wp:docPr id="2" name="Picture 1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1480" cy="640080"/>
                    </a:xfrm>
                    <a:prstGeom prst="rect">
                      <a:avLst/>
                    </a:prstGeom>
                    <a:noFill/>
                  </pic:spPr>
                </pic:pic>
              </a:graphicData>
            </a:graphic>
            <wp14:sizeRelH relativeFrom="page">
              <wp14:pctWidth>0</wp14:pctWidth>
            </wp14:sizeRelH>
            <wp14:sizeRelV relativeFrom="page">
              <wp14:pctHeight>0</wp14:pctHeight>
            </wp14:sizeRelV>
          </wp:anchor>
        </w:drawing>
      </w:r>
      <w:r w:rsidRPr="004D31E4">
        <w:rPr>
          <w:color w:val="F2F1EE" w:themeColor="background2"/>
          <w:sz w:val="96"/>
          <w:szCs w:val="96"/>
        </w:rPr>
        <w:t xml:space="preserve">Implementation Guide </w:t>
      </w:r>
    </w:p>
    <w:p w:rsidR="00B56BD3" w:rsidP="004D31E4" w:rsidRDefault="003F2E0C" w14:paraId="538E4CF7" w14:textId="5111487D">
      <w:pPr>
        <w:pStyle w:val="6-CoverTitle"/>
        <w:ind w:left="0"/>
        <w:rPr>
          <w:b/>
          <w:bCs/>
          <w:color w:val="FF6100" w:themeColor="accent1"/>
          <w:sz w:val="44"/>
          <w:szCs w:val="44"/>
        </w:rPr>
      </w:pPr>
      <w:r>
        <w:rPr>
          <w:b/>
          <w:bCs/>
          <w:color w:val="FF6100" w:themeColor="accent1"/>
          <w:sz w:val="44"/>
          <w:szCs w:val="44"/>
        </w:rPr>
        <w:t>Go-To-Market Capacity Planning</w:t>
      </w:r>
    </w:p>
    <w:p w:rsidR="00B56BD3" w:rsidP="00B56BD3" w:rsidRDefault="00B56BD3" w14:paraId="152B8962" w14:textId="06DB889F">
      <w:pPr>
        <w:pStyle w:val="6-CoverTitle"/>
        <w:rPr>
          <w:b/>
          <w:bCs/>
          <w:color w:val="FF6100" w:themeColor="accent1"/>
          <w:sz w:val="28"/>
          <w:szCs w:val="28"/>
        </w:rPr>
      </w:pPr>
    </w:p>
    <w:p w:rsidR="00B56BD3" w:rsidP="00B56BD3" w:rsidRDefault="00B56BD3" w14:paraId="42422C6C" w14:textId="05D0AA53">
      <w:pPr>
        <w:pStyle w:val="TOCHeading"/>
      </w:pPr>
    </w:p>
    <w:p w:rsidR="00B56BD3" w:rsidP="00B56BD3" w:rsidRDefault="00B56BD3" w14:paraId="7FAF116F" w14:textId="5EF57B69">
      <w:pPr>
        <w:rPr>
          <w:noProof/>
          <w:color w:val="FFFFFF" w:themeColor="background1"/>
        </w:rPr>
      </w:pPr>
    </w:p>
    <w:p w:rsidR="00B56BD3" w:rsidP="00B56BD3" w:rsidRDefault="00B56BD3" w14:paraId="7A3CC63B" w14:textId="4860CA41">
      <w:pPr>
        <w:ind w:left="-540" w:firstLine="900"/>
        <w:rPr>
          <w:noProof/>
          <w:color w:val="FFFFFF" w:themeColor="background1"/>
        </w:rPr>
      </w:pPr>
    </w:p>
    <w:p w:rsidR="00B56BD3" w:rsidP="00B56BD3" w:rsidRDefault="00B56BD3" w14:paraId="088DCFD4" w14:textId="57D66139">
      <w:pPr>
        <w:ind w:left="-540" w:firstLine="900"/>
        <w:rPr>
          <w:noProof/>
          <w:color w:val="FFFFFF" w:themeColor="background1"/>
        </w:rPr>
      </w:pPr>
    </w:p>
    <w:p w:rsidR="00B56BD3" w:rsidP="00B56BD3" w:rsidRDefault="00B56BD3" w14:paraId="436ABE60" w14:textId="7DF1E7F7">
      <w:pPr>
        <w:ind w:left="-540" w:firstLine="900"/>
        <w:rPr>
          <w:noProof/>
          <w:color w:val="FFFFFF" w:themeColor="background1"/>
        </w:rPr>
      </w:pPr>
    </w:p>
    <w:p w:rsidR="00B56BD3" w:rsidP="00B56BD3" w:rsidRDefault="00B56BD3" w14:paraId="711631DA" w14:textId="62028699">
      <w:pPr>
        <w:ind w:left="-540" w:firstLine="900"/>
        <w:rPr>
          <w:noProof/>
          <w:color w:val="FFFFFF" w:themeColor="background1"/>
        </w:rPr>
      </w:pPr>
    </w:p>
    <w:p w:rsidR="00B56BD3" w:rsidP="00B56BD3" w:rsidRDefault="00B56BD3" w14:paraId="7B83753F" w14:textId="4DC63A28">
      <w:pPr>
        <w:ind w:left="-540" w:firstLine="900"/>
        <w:rPr>
          <w:noProof/>
          <w:color w:val="FFFFFF" w:themeColor="background1"/>
        </w:rPr>
      </w:pPr>
    </w:p>
    <w:p w:rsidR="00B56BD3" w:rsidP="00B56BD3" w:rsidRDefault="00B56BD3" w14:paraId="7D35F83B" w14:textId="5B7A93F0">
      <w:pPr>
        <w:ind w:left="-540" w:firstLine="900"/>
        <w:rPr>
          <w:noProof/>
          <w:color w:val="FFFFFF" w:themeColor="background1"/>
        </w:rPr>
      </w:pPr>
    </w:p>
    <w:p w:rsidR="00B56BD3" w:rsidP="00B56BD3" w:rsidRDefault="00B56BD3" w14:paraId="1A80E380" w14:textId="1FA36CA6">
      <w:pPr>
        <w:ind w:left="-540" w:firstLine="900"/>
        <w:rPr>
          <w:noProof/>
          <w:color w:val="FFFFFF" w:themeColor="background1"/>
        </w:rPr>
      </w:pPr>
    </w:p>
    <w:p w:rsidR="00B56BD3" w:rsidP="00B56BD3" w:rsidRDefault="00B56BD3" w14:paraId="5DA466E9" w14:textId="05A29F21">
      <w:pPr>
        <w:ind w:left="-540" w:firstLine="900"/>
        <w:rPr>
          <w:noProof/>
          <w:color w:val="FFFFFF" w:themeColor="background1"/>
        </w:rPr>
      </w:pPr>
    </w:p>
    <w:p w:rsidR="00B56BD3" w:rsidP="00B56BD3" w:rsidRDefault="00B56BD3" w14:paraId="070CE871" w14:textId="7EBEE1A7">
      <w:pPr>
        <w:ind w:left="-540" w:firstLine="900"/>
        <w:rPr>
          <w:noProof/>
          <w:color w:val="FFFFFF" w:themeColor="background1"/>
        </w:rPr>
      </w:pPr>
    </w:p>
    <w:p w:rsidR="00B56BD3" w:rsidP="00B56BD3" w:rsidRDefault="00B56BD3" w14:paraId="153DEAD4" w14:textId="77777777">
      <w:pPr>
        <w:ind w:left="-540" w:firstLine="900"/>
        <w:rPr>
          <w:noProof/>
          <w:color w:val="FFFFFF" w:themeColor="background1"/>
        </w:rPr>
      </w:pPr>
    </w:p>
    <w:p w:rsidR="00B56BD3" w:rsidP="00B56BD3" w:rsidRDefault="00B56BD3" w14:paraId="03668E34" w14:textId="77777777">
      <w:pPr>
        <w:ind w:left="-540" w:firstLine="900"/>
        <w:rPr>
          <w:noProof/>
          <w:color w:val="FFFFFF" w:themeColor="background1"/>
        </w:rPr>
      </w:pPr>
    </w:p>
    <w:p w:rsidR="00B56BD3" w:rsidP="00B56BD3" w:rsidRDefault="00B56BD3" w14:paraId="106A0370" w14:textId="38B0A377">
      <w:pPr>
        <w:ind w:left="-540" w:firstLine="900"/>
        <w:rPr>
          <w:noProof/>
          <w:color w:val="FFFFFF" w:themeColor="background1"/>
        </w:rPr>
      </w:pPr>
    </w:p>
    <w:p w:rsidR="00B56BD3" w:rsidP="00B56BD3" w:rsidRDefault="00B56BD3" w14:paraId="4E12890C" w14:textId="0CE6FAF7">
      <w:pPr>
        <w:ind w:left="-540" w:firstLine="900"/>
        <w:rPr>
          <w:noProof/>
          <w:color w:val="FFFFFF" w:themeColor="background1"/>
        </w:rPr>
      </w:pPr>
    </w:p>
    <w:p w:rsidR="00B56BD3" w:rsidP="00B56BD3" w:rsidRDefault="00B56BD3" w14:paraId="38207564" w14:textId="14248ABE">
      <w:pPr>
        <w:ind w:left="-540" w:firstLine="900"/>
        <w:rPr>
          <w:noProof/>
          <w:color w:val="FFFFFF" w:themeColor="background1"/>
        </w:rPr>
      </w:pPr>
    </w:p>
    <w:p w:rsidR="00B56BD3" w:rsidP="00B56BD3" w:rsidRDefault="00B56BD3" w14:paraId="5044439C" w14:textId="77777777">
      <w:pPr>
        <w:ind w:left="-540" w:firstLine="900"/>
        <w:rPr>
          <w:noProof/>
          <w:color w:val="FFFFFF" w:themeColor="background1"/>
        </w:rPr>
      </w:pPr>
    </w:p>
    <w:p w:rsidR="00B56BD3" w:rsidP="00B56BD3" w:rsidRDefault="00B56BD3" w14:paraId="65E2A00C" w14:textId="7A906B6A">
      <w:pPr>
        <w:ind w:left="-540" w:firstLine="900"/>
        <w:rPr>
          <w:noProof/>
          <w:color w:val="FFFFFF" w:themeColor="background1"/>
        </w:rPr>
      </w:pPr>
    </w:p>
    <w:p w:rsidR="00B56BD3" w:rsidP="00B56BD3" w:rsidRDefault="00B56BD3" w14:paraId="4222C72C" w14:textId="1A3F9526">
      <w:pPr>
        <w:ind w:left="-540" w:firstLine="900"/>
        <w:rPr>
          <w:noProof/>
          <w:color w:val="FFFFFF" w:themeColor="background1"/>
        </w:rPr>
      </w:pPr>
    </w:p>
    <w:p w:rsidR="00B56BD3" w:rsidP="00B56BD3" w:rsidRDefault="00B56BD3" w14:paraId="4B3FC285" w14:textId="183B80D8">
      <w:pPr>
        <w:ind w:left="-540" w:firstLine="900"/>
        <w:rPr>
          <w:noProof/>
          <w:color w:val="FFFFFF" w:themeColor="background1"/>
        </w:rPr>
      </w:pPr>
    </w:p>
    <w:p w:rsidR="00B56BD3" w:rsidP="00B56BD3" w:rsidRDefault="00B56BD3" w14:paraId="6816327E" w14:textId="22AB8D14">
      <w:pPr>
        <w:ind w:left="-540" w:firstLine="900"/>
        <w:rPr>
          <w:noProof/>
          <w:color w:val="FFFFFF" w:themeColor="background1"/>
        </w:rPr>
      </w:pPr>
    </w:p>
    <w:p w:rsidRPr="00845D09" w:rsidR="00B56BD3" w:rsidP="00B56BD3" w:rsidRDefault="00B56BD3" w14:paraId="369C053C" w14:textId="77777777">
      <w:pPr>
        <w:ind w:left="-540" w:firstLine="900"/>
        <w:rPr>
          <w:noProof/>
          <w:color w:val="0A2F46" w:themeColor="text2"/>
        </w:rPr>
      </w:pPr>
    </w:p>
    <w:p w:rsidRPr="00845D09" w:rsidR="00B56BD3" w:rsidP="00B56BD3" w:rsidRDefault="00B56BD3" w14:paraId="1A819322" w14:textId="3C76DA46">
      <w:pPr>
        <w:ind w:left="-540" w:firstLine="900"/>
        <w:rPr>
          <w:noProof/>
          <w:color w:val="0A2F46" w:themeColor="text2"/>
        </w:rPr>
      </w:pPr>
    </w:p>
    <w:p w:rsidRPr="00845D09" w:rsidR="00B56BD3" w:rsidP="00B56BD3" w:rsidRDefault="00B56BD3" w14:paraId="77F64C00" w14:textId="593AC58E">
      <w:pPr>
        <w:ind w:left="-540" w:firstLine="900"/>
        <w:rPr>
          <w:noProof/>
          <w:color w:val="0A2F46" w:themeColor="text2"/>
        </w:rPr>
      </w:pPr>
    </w:p>
    <w:p w:rsidRPr="00845D09" w:rsidR="00B56BD3" w:rsidP="00B56BD3" w:rsidRDefault="00B56BD3" w14:paraId="3ECE953C" w14:textId="76F6ACD6">
      <w:pPr>
        <w:ind w:left="-540" w:firstLine="900"/>
        <w:rPr>
          <w:noProof/>
          <w:color w:val="0A2F46" w:themeColor="text2"/>
        </w:rPr>
      </w:pPr>
    </w:p>
    <w:p w:rsidRPr="00845D09" w:rsidR="00B56BD3" w:rsidP="00845D09" w:rsidRDefault="00B56BD3" w14:paraId="75FC7CFA" w14:textId="7BFF83E3">
      <w:pPr>
        <w:ind w:left="0"/>
        <w:rPr>
          <w:noProof/>
          <w:color w:val="0A2F46" w:themeColor="text2"/>
        </w:rPr>
      </w:pPr>
    </w:p>
    <w:p w:rsidR="004D31E4" w:rsidP="5CDDBACA" w:rsidRDefault="004D31E4" w14:paraId="51845DAD" w14:textId="77777777">
      <w:pPr>
        <w:ind w:left="-540" w:firstLine="900"/>
        <w:rPr>
          <w:noProof/>
          <w:color w:val="F2F1EE" w:themeColor="background2"/>
        </w:rPr>
      </w:pPr>
    </w:p>
    <w:p w:rsidR="004D31E4" w:rsidP="0B8DF791" w:rsidRDefault="004D31E4" w14:paraId="6E3C9642" w14:textId="3043E8A1">
      <w:pPr>
        <w:ind w:left="-540" w:firstLine="900"/>
        <w:rPr>
          <w:noProof/>
          <w:color w:val="F2F1EE" w:themeColor="background2"/>
        </w:rPr>
      </w:pPr>
    </w:p>
    <w:p w:rsidR="004D31E4" w:rsidP="5CDDBACA" w:rsidRDefault="004D31E4" w14:paraId="7DF1380E" w14:textId="77777777">
      <w:pPr>
        <w:ind w:left="-540" w:firstLine="900"/>
        <w:rPr>
          <w:noProof/>
          <w:color w:val="F2F1EE" w:themeColor="background2"/>
        </w:rPr>
      </w:pPr>
    </w:p>
    <w:p w:rsidRPr="004D31E4" w:rsidR="00B56BD3" w:rsidP="5CDDBACA" w:rsidRDefault="00F56F7C" w14:paraId="702231DA" w14:textId="40D24C88">
      <w:pPr>
        <w:ind w:left="-540" w:firstLine="900"/>
        <w:rPr>
          <w:noProof/>
          <w:color w:val="F2F1EE" w:themeColor="background2"/>
        </w:rPr>
      </w:pPr>
      <w:r w:rsidRPr="30B466D0">
        <w:rPr>
          <w:noProof/>
          <w:color w:val="F2F1EE" w:themeColor="background2"/>
        </w:rPr>
        <w:t xml:space="preserve">Last updated: </w:t>
      </w:r>
      <w:r w:rsidRPr="30B466D0" w:rsidR="05CDC2B5">
        <w:rPr>
          <w:noProof/>
          <w:color w:val="F2F1EE" w:themeColor="background2"/>
        </w:rPr>
        <w:t>August</w:t>
      </w:r>
      <w:r w:rsidRPr="30B466D0">
        <w:rPr>
          <w:noProof/>
          <w:color w:val="F2F1EE" w:themeColor="background2"/>
        </w:rPr>
        <w:t xml:space="preserve"> 2025</w:t>
      </w:r>
    </w:p>
    <w:p w:rsidRPr="004D31E4" w:rsidR="00EB429D" w:rsidP="4EDE36CD" w:rsidRDefault="004D31E4" w14:paraId="19FEC31D" w14:textId="2F710342">
      <w:pPr>
        <w:ind w:left="-540" w:firstLine="900"/>
        <w:rPr>
          <w:noProof/>
          <w:color w:val="F2F1EE" w:themeColor="background2"/>
        </w:rPr>
      </w:pPr>
      <w:r w:rsidRPr="004D31E4" w:rsidR="00B56BD3">
        <w:rPr>
          <w:noProof/>
          <w:color w:val="F2F1EE" w:themeColor="background2"/>
        </w:rPr>
        <w:t xml:space="preserve">Application Version: </w:t>
      </w:r>
      <w:bookmarkStart w:name="_Toc196993030" w:id="0"/>
      <w:bookmarkEnd w:id="0"/>
      <w:r w:rsidRPr="4EDE36CD" w:rsidR="0EE49DE4">
        <w:rPr>
          <w:noProof/>
          <w:color w:val="F2F1EE" w:themeColor="background2"/>
        </w:rPr>
        <w:t>2.</w:t>
      </w:r>
      <w:r w:rsidRPr="4EDE36CD" w:rsidR="6EB113A8">
        <w:rPr>
          <w:noProof/>
          <w:color w:val="F2F1EE" w:themeColor="background2"/>
        </w:rPr>
        <w:t>0</w:t>
      </w:r>
      <w:r w:rsidRPr="4EDE36CD" w:rsidR="0EE49DE4">
        <w:rPr>
          <w:noProof/>
          <w:color w:val="F2F1EE" w:themeColor="background2"/>
        </w:rPr>
        <w:t>.</w:t>
      </w:r>
      <w:r w:rsidRPr="4EDE36CD" w:rsidR="6403B140">
        <w:rPr>
          <w:noProof/>
          <w:color w:val="F2F1EE" w:themeColor="background2"/>
        </w:rPr>
        <w:t>0</w:t>
      </w:r>
    </w:p>
    <w:p w:rsidRPr="008D005A" w:rsidR="4A6EFA06" w:rsidP="008D005A" w:rsidRDefault="0059530C" w14:paraId="4BBEE0FB" w14:textId="7FE10B54">
      <w:pPr>
        <w:pStyle w:val="TOC1"/>
      </w:pPr>
      <w:r w:rsidRPr="008D005A">
        <w:t>Confidentiality Notice</w:t>
      </w:r>
    </w:p>
    <w:p w:rsidRPr="008D005A" w:rsidR="008D005A" w:rsidP="6CEF3EB6" w:rsidRDefault="008D005A" w14:paraId="0ACECB0D" w14:textId="0F865025">
      <w:pPr>
        <w:pStyle w:val="paragraph"/>
        <w:spacing w:before="0" w:beforeAutospacing="off" w:after="0" w:afterAutospacing="off"/>
        <w:textAlignment w:val="baseline"/>
        <w:rPr>
          <w:rFonts w:ascii="Segoe UI" w:hAnsi="Segoe UI" w:cs="Segoe UI"/>
          <w:sz w:val="20"/>
          <w:szCs w:val="20"/>
        </w:rPr>
      </w:pPr>
      <w:r w:rsidRPr="008D005A" w:rsidR="008D005A">
        <w:rPr>
          <w:rStyle w:val="normaltextrun"/>
          <w:rFonts w:ascii="Arial" w:hAnsi="Arial" w:cs="Arial"/>
          <w:color w:val="0A2F46"/>
          <w:position w:val="1"/>
          <w:sz w:val="21"/>
          <w:szCs w:val="21"/>
        </w:rPr>
        <w:t xml:space="preserve">This documentation and any related materials are provided solely for the use of authorized Anaplan customers who have </w:t>
      </w:r>
      <w:r w:rsidRPr="008D005A" w:rsidR="008D005A">
        <w:rPr>
          <w:rStyle w:val="normaltextrun"/>
          <w:rFonts w:ascii="Arial" w:hAnsi="Arial" w:cs="Arial"/>
          <w:color w:val="0A2F46"/>
          <w:position w:val="1"/>
          <w:sz w:val="21"/>
          <w:szCs w:val="21"/>
        </w:rPr>
        <w:t xml:space="preserve">purchased</w:t>
      </w:r>
      <w:r w:rsidRPr="008D005A" w:rsidR="008D005A">
        <w:rPr>
          <w:rStyle w:val="normaltextrun"/>
          <w:rFonts w:ascii="Arial" w:hAnsi="Arial" w:cs="Arial"/>
          <w:color w:val="0A2F46"/>
          <w:position w:val="1"/>
          <w:sz w:val="21"/>
          <w:szCs w:val="21"/>
        </w:rPr>
        <w:t xml:space="preserve"> the </w:t>
      </w:r>
      <w:r w:rsidRPr="008D005A" w:rsidR="0F0B7F2C">
        <w:rPr>
          <w:rStyle w:val="normaltextrun"/>
          <w:rFonts w:ascii="Arial" w:hAnsi="Arial" w:cs="Arial"/>
          <w:b w:val="1"/>
          <w:bCs w:val="1"/>
          <w:color w:val="0A2F46"/>
          <w:position w:val="1"/>
          <w:sz w:val="21"/>
          <w:szCs w:val="21"/>
        </w:rPr>
        <w:t xml:space="preserve">Capacity </w:t>
      </w:r>
      <w:r w:rsidRPr="008D005A" w:rsidR="76C56A01">
        <w:rPr>
          <w:rStyle w:val="normaltextrun"/>
          <w:rFonts w:ascii="Arial" w:hAnsi="Arial" w:cs="Arial"/>
          <w:b w:val="1"/>
          <w:bCs w:val="1"/>
          <w:color w:val="0A2F46"/>
          <w:position w:val="1"/>
          <w:sz w:val="21"/>
          <w:szCs w:val="21"/>
        </w:rPr>
        <w:t xml:space="preserve">Planning </w:t>
      </w:r>
      <w:r w:rsidRPr="008D005A" w:rsidR="008D005A">
        <w:rPr>
          <w:rStyle w:val="normaltextrun"/>
          <w:rFonts w:ascii="Arial" w:hAnsi="Arial" w:cs="Arial"/>
          <w:b w:val="1"/>
          <w:bCs w:val="1"/>
          <w:color w:val="0A2F46"/>
          <w:position w:val="1"/>
          <w:sz w:val="21"/>
          <w:szCs w:val="21"/>
        </w:rPr>
        <w:t>Application</w:t>
      </w:r>
      <w:r w:rsidRPr="008D005A" w:rsidR="008D005A">
        <w:rPr>
          <w:rStyle w:val="normaltextrun"/>
          <w:rFonts w:ascii="Arial" w:hAnsi="Arial" w:cs="Arial"/>
          <w:color w:val="0A2F46"/>
          <w:position w:val="1"/>
          <w:sz w:val="21"/>
          <w:szCs w:val="21"/>
        </w:rPr>
        <w:t> </w:t>
      </w:r>
      <w:r w:rsidRPr="6CEF3EB6" w:rsidR="008D005A">
        <w:rPr>
          <w:rStyle w:val="normaltextrun"/>
          <w:rFonts w:ascii="Arial" w:hAnsi="Arial" w:cs="Arial"/>
          <w:i w:val="1"/>
          <w:iCs w:val="1"/>
          <w:color w:val="0A2F46"/>
          <w:position w:val="1"/>
          <w:sz w:val="21"/>
          <w:szCs w:val="21"/>
        </w:rPr>
        <w:t xml:space="preserve">and are considered </w:t>
      </w:r>
      <w:r w:rsidRPr="6CEF3EB6" w:rsidR="008D005A">
        <w:rPr>
          <w:rStyle w:val="normaltextrun"/>
          <w:rFonts w:ascii="Arial" w:hAnsi="Arial" w:cs="Arial"/>
          <w:i w:val="1"/>
          <w:iCs w:val="1"/>
          <w:color w:val="0A2F46"/>
          <w:position w:val="1"/>
          <w:sz w:val="21"/>
          <w:szCs w:val="21"/>
        </w:rPr>
        <w:t>Anaplan</w:t>
      </w:r>
      <w:r w:rsidRPr="6CEF3EB6" w:rsidR="008D005A">
        <w:rPr>
          <w:rStyle w:val="normaltextrun"/>
          <w:rFonts w:ascii="Arial" w:hAnsi="Arial" w:cs="Arial"/>
          <w:i w:val="1"/>
          <w:iCs w:val="1"/>
          <w:color w:val="0A2F46"/>
          <w:position w:val="1"/>
          <w:sz w:val="21"/>
          <w:szCs w:val="21"/>
        </w:rPr>
        <w:t xml:space="preserve"> proprietary information</w:t>
      </w:r>
      <w:r w:rsidRPr="008D005A" w:rsidR="008D005A">
        <w:rPr>
          <w:rStyle w:val="normaltextrun"/>
          <w:rFonts w:ascii="Arial" w:hAnsi="Arial" w:cs="Arial"/>
          <w:color w:val="0A2F46"/>
          <w:position w:val="1"/>
          <w:sz w:val="21"/>
          <w:szCs w:val="21"/>
        </w:rPr>
        <w:t xml:space="preserve">. The information </w:t>
      </w:r>
      <w:r w:rsidRPr="008D005A" w:rsidR="008D005A">
        <w:rPr>
          <w:rStyle w:val="normaltextrun"/>
          <w:rFonts w:ascii="Arial" w:hAnsi="Arial" w:cs="Arial"/>
          <w:color w:val="0A2F46"/>
          <w:position w:val="1"/>
          <w:sz w:val="21"/>
          <w:szCs w:val="21"/>
        </w:rPr>
        <w:t>contained</w:t>
      </w:r>
      <w:r w:rsidRPr="008D005A" w:rsidR="008D005A">
        <w:rPr>
          <w:rStyle w:val="normaltextrun"/>
          <w:rFonts w:ascii="Arial" w:hAnsi="Arial" w:cs="Arial"/>
          <w:color w:val="0A2F46"/>
          <w:position w:val="1"/>
          <w:sz w:val="21"/>
          <w:szCs w:val="21"/>
        </w:rPr>
        <w:t xml:space="preserve"> </w:t>
      </w:r>
      <w:r w:rsidRPr="008D005A" w:rsidR="008D005A">
        <w:rPr>
          <w:rStyle w:val="normaltextrun"/>
          <w:rFonts w:ascii="Arial" w:hAnsi="Arial" w:cs="Arial"/>
          <w:color w:val="0A2F46"/>
          <w:position w:val="1"/>
          <w:sz w:val="21"/>
          <w:szCs w:val="21"/>
        </w:rPr>
        <w:t>herein</w:t>
      </w:r>
      <w:r w:rsidRPr="008D005A" w:rsidR="008D005A">
        <w:rPr>
          <w:rStyle w:val="normaltextrun"/>
          <w:rFonts w:ascii="Arial" w:hAnsi="Arial" w:cs="Arial"/>
          <w:color w:val="0A2F46"/>
          <w:position w:val="1"/>
          <w:sz w:val="21"/>
          <w:szCs w:val="21"/>
        </w:rPr>
        <w:t xml:space="preserve"> is intended exclusively for the purpose of implementing the application </w:t>
      </w:r>
      <w:r w:rsidRPr="6CEF3EB6" w:rsidR="008D005A">
        <w:rPr>
          <w:rStyle w:val="normaltextrun"/>
          <w:rFonts w:ascii="Arial" w:hAnsi="Arial" w:cs="Arial"/>
          <w:i w:val="1"/>
          <w:iCs w:val="1"/>
          <w:color w:val="0A2F46"/>
          <w:position w:val="1"/>
          <w:sz w:val="21"/>
          <w:szCs w:val="21"/>
        </w:rPr>
        <w:t>by authorized customers</w:t>
      </w:r>
      <w:r w:rsidRPr="008D005A" w:rsidR="008D005A">
        <w:rPr>
          <w:rStyle w:val="normaltextrun"/>
          <w:rFonts w:ascii="Arial" w:hAnsi="Arial" w:cs="Arial"/>
          <w:color w:val="0A2F46"/>
          <w:position w:val="1"/>
          <w:sz w:val="21"/>
          <w:szCs w:val="21"/>
        </w:rPr>
        <w:t>. </w:t>
      </w:r>
      <w:r w:rsidRPr="008D005A" w:rsidR="008D005A">
        <w:rPr>
          <w:rStyle w:val="normaltextrun"/>
          <w:rFonts w:ascii="Arial" w:hAnsi="Arial" w:cs="Arial"/>
          <w:b w:val="1"/>
          <w:bCs w:val="1"/>
          <w:color w:val="0A2F46"/>
          <w:position w:val="1"/>
          <w:sz w:val="21"/>
          <w:szCs w:val="21"/>
        </w:rPr>
        <w:t xml:space="preserve"> Any use outside of this intended purpose is </w:t>
      </w:r>
      <w:r w:rsidRPr="008D005A" w:rsidR="008D005A">
        <w:rPr>
          <w:rStyle w:val="normaltextrun"/>
          <w:rFonts w:ascii="Arial" w:hAnsi="Arial" w:cs="Arial"/>
          <w:b w:val="1"/>
          <w:bCs w:val="1"/>
          <w:color w:val="0A2F46"/>
          <w:position w:val="1"/>
          <w:sz w:val="21"/>
          <w:szCs w:val="21"/>
        </w:rPr>
        <w:t xml:space="preserve">strictly prohibited</w:t>
      </w:r>
      <w:r w:rsidRPr="008D005A" w:rsidR="008D005A">
        <w:rPr>
          <w:rStyle w:val="normaltextrun"/>
          <w:rFonts w:ascii="Arial" w:hAnsi="Arial" w:cs="Arial"/>
          <w:color w:val="0A2F46"/>
          <w:position w:val="1"/>
          <w:sz w:val="21"/>
          <w:szCs w:val="21"/>
        </w:rPr>
        <w:t>, including but not limited to: </w:t>
      </w:r>
      <w:r w:rsidRPr="008D005A" w:rsidR="008D005A">
        <w:rPr>
          <w:rStyle w:val="eop"/>
          <w:rFonts w:ascii="Arial" w:hAnsi="Arial" w:cs="Arial"/>
          <w:sz w:val="21"/>
          <w:szCs w:val="21"/>
        </w:rPr>
        <w:t>​</w:t>
      </w:r>
    </w:p>
    <w:p w:rsidRPr="008D005A" w:rsidR="008D005A" w:rsidP="008D005A" w:rsidRDefault="008D005A" w14:paraId="3A5064AD" w14:textId="77777777">
      <w:pPr>
        <w:pStyle w:val="paragraph"/>
        <w:spacing w:before="0" w:beforeAutospacing="0" w:after="0" w:afterAutospacing="0"/>
        <w:textAlignment w:val="baseline"/>
        <w:rPr>
          <w:rFonts w:ascii="Segoe UI" w:hAnsi="Segoe UI" w:cs="Segoe UI"/>
          <w:sz w:val="20"/>
          <w:szCs w:val="20"/>
        </w:rPr>
      </w:pPr>
      <w:r w:rsidRPr="008D005A">
        <w:rPr>
          <w:rStyle w:val="eop"/>
          <w:rFonts w:ascii="Arial" w:hAnsi="Arial" w:cs="Arial"/>
          <w:sz w:val="21"/>
          <w:szCs w:val="21"/>
        </w:rPr>
        <w:t>​</w:t>
      </w:r>
    </w:p>
    <w:p w:rsidRPr="008D005A" w:rsidR="008D005A" w:rsidP="6CEF3EB6" w:rsidRDefault="008D005A" w14:paraId="3933081B" w14:textId="77777777">
      <w:pPr>
        <w:pStyle w:val="paragraph"/>
        <w:numPr>
          <w:ilvl w:val="0"/>
          <w:numId w:val="15"/>
        </w:numPr>
        <w:spacing w:before="0" w:beforeAutospacing="off" w:after="0" w:afterAutospacing="off"/>
        <w:textAlignment w:val="baseline"/>
        <w:rPr>
          <w:rFonts w:ascii="Arial" w:hAnsi="Arial" w:cs="Arial"/>
          <w:sz w:val="18"/>
          <w:szCs w:val="18"/>
        </w:rPr>
      </w:pPr>
      <w:r w:rsidRPr="008D005A" w:rsidR="008D005A">
        <w:rPr>
          <w:rStyle w:val="normaltextrun"/>
          <w:rFonts w:ascii="Arial" w:hAnsi="Arial" w:cs="Arial"/>
          <w:color w:val="0A2F46"/>
          <w:position w:val="1"/>
          <w:sz w:val="21"/>
          <w:szCs w:val="21"/>
        </w:rPr>
        <w:t xml:space="preserve">Sharing, distributing, or </w:t>
      </w:r>
      <w:r w:rsidRPr="008D005A" w:rsidR="008D005A">
        <w:rPr>
          <w:rStyle w:val="normaltextrun"/>
          <w:rFonts w:ascii="Arial" w:hAnsi="Arial" w:cs="Arial"/>
          <w:color w:val="0A2F46"/>
          <w:position w:val="1"/>
          <w:sz w:val="21"/>
          <w:szCs w:val="21"/>
        </w:rPr>
        <w:t>disclosing</w:t>
      </w:r>
      <w:r w:rsidRPr="008D005A" w:rsidR="008D005A">
        <w:rPr>
          <w:rStyle w:val="normaltextrun"/>
          <w:rFonts w:ascii="Arial" w:hAnsi="Arial" w:cs="Arial"/>
          <w:color w:val="0A2F46"/>
          <w:position w:val="1"/>
          <w:sz w:val="21"/>
          <w:szCs w:val="21"/>
        </w:rPr>
        <w:t xml:space="preserve"> this content with or to individuals or entities not directly involved in the customer’s authorized implementation. </w:t>
      </w:r>
      <w:r w:rsidRPr="008D005A" w:rsidR="008D005A">
        <w:rPr>
          <w:rStyle w:val="eop"/>
          <w:rFonts w:ascii="Arial" w:hAnsi="Arial" w:cs="Arial"/>
          <w:sz w:val="21"/>
          <w:szCs w:val="21"/>
        </w:rPr>
        <w:t>​</w:t>
      </w:r>
    </w:p>
    <w:p w:rsidRPr="008D005A" w:rsidR="008D005A" w:rsidP="004C7EC0" w:rsidRDefault="008D005A" w14:paraId="75CAC3AE" w14:textId="77777777">
      <w:pPr>
        <w:pStyle w:val="paragraph"/>
        <w:numPr>
          <w:ilvl w:val="0"/>
          <w:numId w:val="15"/>
        </w:numPr>
        <w:spacing w:before="0" w:beforeAutospacing="0" w:after="0" w:afterAutospacing="0"/>
        <w:textAlignment w:val="baseline"/>
        <w:rPr>
          <w:rFonts w:ascii="Arial" w:hAnsi="Arial" w:cs="Arial"/>
          <w:sz w:val="18"/>
          <w:szCs w:val="18"/>
        </w:rPr>
      </w:pPr>
      <w:r w:rsidRPr="008D005A">
        <w:rPr>
          <w:rStyle w:val="normaltextrun"/>
          <w:rFonts w:ascii="Arial" w:hAnsi="Arial" w:cs="Arial"/>
          <w:color w:val="0A2F46"/>
          <w:position w:val="1"/>
          <w:sz w:val="21"/>
          <w:szCs w:val="21"/>
        </w:rPr>
        <w:t>Using the documentation, in whole or in part, to replicate, retrofit, or reverse-engineer the functionality in other models, environments, or platforms. </w:t>
      </w:r>
      <w:r w:rsidRPr="008D005A">
        <w:rPr>
          <w:rStyle w:val="eop"/>
          <w:rFonts w:ascii="Arial" w:hAnsi="Arial" w:cs="Arial"/>
          <w:sz w:val="21"/>
          <w:szCs w:val="21"/>
        </w:rPr>
        <w:t>​</w:t>
      </w:r>
    </w:p>
    <w:p w:rsidRPr="008D005A" w:rsidR="008D005A" w:rsidP="008D005A" w:rsidRDefault="008D005A" w14:paraId="7EC1DC2C" w14:textId="77777777">
      <w:pPr>
        <w:pStyle w:val="paragraph"/>
        <w:spacing w:before="0" w:beforeAutospacing="0" w:after="0" w:afterAutospacing="0"/>
        <w:textAlignment w:val="baseline"/>
        <w:rPr>
          <w:rFonts w:ascii="Segoe UI" w:hAnsi="Segoe UI" w:cs="Segoe UI"/>
          <w:sz w:val="20"/>
          <w:szCs w:val="20"/>
        </w:rPr>
      </w:pPr>
      <w:r w:rsidRPr="008D005A">
        <w:rPr>
          <w:rStyle w:val="scxp119691561"/>
          <w:rFonts w:cs="Arial"/>
          <w:sz w:val="21"/>
          <w:szCs w:val="21"/>
        </w:rPr>
        <w:t>​</w:t>
      </w:r>
      <w:r w:rsidRPr="008D005A">
        <w:rPr>
          <w:rFonts w:ascii="Arial" w:hAnsi="Arial" w:cs="Arial"/>
          <w:sz w:val="21"/>
          <w:szCs w:val="21"/>
        </w:rPr>
        <w:br/>
      </w:r>
      <w:r w:rsidRPr="008D005A">
        <w:rPr>
          <w:rStyle w:val="normaltextrun"/>
          <w:rFonts w:ascii="Arial" w:hAnsi="Arial" w:cs="Arial"/>
          <w:color w:val="0A2F46"/>
          <w:position w:val="1"/>
          <w:sz w:val="21"/>
          <w:szCs w:val="21"/>
        </w:rPr>
        <w:t>This documentation contains proprietary information of Anaplan and is protected by applicable intellectual property laws. Any unauthorized use, reproduction, or dissemination is a violation of these terms and may result in legal action. </w:t>
      </w:r>
    </w:p>
    <w:p w:rsidRPr="008D005A" w:rsidR="4A6EFA06" w:rsidRDefault="4A6EFA06" w14:paraId="1AE6EB02" w14:textId="538AA97B">
      <w:pPr>
        <w:rPr>
          <w:sz w:val="24"/>
          <w:szCs w:val="24"/>
        </w:rPr>
      </w:pPr>
      <w:r w:rsidRPr="008D005A">
        <w:rPr>
          <w:sz w:val="24"/>
          <w:szCs w:val="24"/>
        </w:rPr>
        <w:br w:type="page"/>
      </w:r>
    </w:p>
    <w:p w:rsidRPr="00C221BB" w:rsidR="00C221BB" w:rsidP="008D005A" w:rsidRDefault="00C221BB" w14:paraId="5681A381" w14:textId="52075C3E">
      <w:pPr>
        <w:pStyle w:val="TOC1"/>
      </w:pPr>
      <w:r w:rsidRPr="00C221BB">
        <w:t>CONTENTS</w:t>
      </w:r>
    </w:p>
    <w:p w:rsidR="006C4F9E" w:rsidP="24F37CD7" w:rsidRDefault="00C221BB" w14:paraId="32B787C9" w14:textId="151E118C">
      <w:pPr>
        <w:pStyle w:val="TOC1"/>
        <w:rPr>
          <w:rFonts w:cs="Arial" w:cstheme="minorBidi"/>
          <w:b w:val="0"/>
          <w:bCs w:val="0"/>
          <w:noProof/>
          <w:color w:val="auto"/>
          <w:kern w:val="2"/>
          <w:sz w:val="24"/>
          <w:szCs w:val="24"/>
          <w:lang w:val="en-GB" w:eastAsia="en-GB"/>
          <w14:ligatures w14:val="standardContextual"/>
        </w:rPr>
      </w:pPr>
      <w:r>
        <w:fldChar w:fldCharType="begin"/>
      </w:r>
      <w:r>
        <w:instrText xml:space="preserve"> TOC \o "1-1" \h \z \t "1-Header 1,1,2-Header 2,2" </w:instrText>
      </w:r>
      <w:r>
        <w:fldChar w:fldCharType="separate"/>
      </w:r>
      <w:ins w:author="Paul Taylor" w:date="2025-07-15T14:35:00Z" w16du:dateUtc="2025-07-15T13:35:00Z" w:id="2120276565">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"_Toc203482570"</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1.</w:t>
      </w:r>
      <w:ins w:author="Paul Taylor" w:date="2025-07-15T14:35:00Z" w16du:dateUtc="2025-07-15T13:35:00Z" w:id="2">
        <w:r>
          <w:tab/>
        </w:r>
      </w:ins>
      <w:r w:rsidRPr="00C56548" w:rsidR="006C4F9E">
        <w:rPr>
          <w:rStyle w:val="Hyperlink"/>
          <w:noProof/>
        </w:rPr>
        <w:t>Introduction</w:t>
      </w:r>
      <w:ins w:author="Paul Taylor" w:date="2025-07-15T14:35:00Z" w16du:dateUtc="2025-07-15T13:35:00Z" w:id="3">
        <w:r>
          <w:tab/>
        </w:r>
        <w:r w:rsidRPr="5E947D82">
          <w:rPr>
            <w:noProof/>
          </w:rPr>
          <w:fldChar w:fldCharType="begin"/>
        </w:r>
        <w:r w:rsidRPr="5E947D82">
          <w:rPr>
            <w:noProof/>
          </w:rPr>
          <w:instrText xml:space="preserve"> PAGEREF _Toc203482570 \h </w:instrText>
        </w:r>
      </w:ins>
      <w:r w:rsidRPr="30B466D0">
        <w:rPr>
          <w:noProof/>
        </w:rPr>
      </w:r>
      <w:ins w:author="Paul Taylor" w:date="2025-07-15T14:35:00Z" w16du:dateUtc="2025-07-15T13:35:00Z" w:id="34979288">
        <w:r w:rsidRPr="5E947D82">
          <w:rPr>
            <w:noProof/>
          </w:rPr>
          <w:fldChar w:fldCharType="separate"/>
        </w:r>
      </w:ins>
      <w:r w:rsidR="006C4F9E">
        <w:rPr>
          <w:noProof/>
          <w:webHidden/>
        </w:rPr>
        <w:t>4</w:t>
      </w:r>
      <w:ins w:author="Paul Taylor" w:date="2025-07-15T14:35:00Z" w16du:dateUtc="2025-07-15T13:35:00Z" w:id="1797764245">
        <w:r w:rsidRPr="5E947D82">
          <w:rPr>
            <w:noProof/>
          </w:rPr>
          <w:fldChar w:fldCharType="end"/>
        </w:r>
        <w:r w:rsidRPr="5E947D82">
          <w:rPr>
            <w:rStyle w:val="Hyperlink"/>
            <w:noProof/>
          </w:rPr>
          <w:fldChar w:fldCharType="end"/>
        </w:r>
      </w:ins>
    </w:p>
    <w:p w:rsidR="006C4F9E" w:rsidP="5E947D82" w:rsidRDefault="006C4F9E" w14:paraId="45E10821" w14:textId="6F2F514D">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795847958">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"_Toc203482571"</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A.</w:t>
      </w:r>
      <w:ins w:author="Paul Taylor" w:date="2025-07-15T14:35:00Z" w16du:dateUtc="2025-07-15T13:35:00Z" w:id="7">
        <w:r>
          <w:tab/>
        </w:r>
      </w:ins>
      <w:r w:rsidRPr="00C56548" w:rsidR="006C4F9E">
        <w:rPr>
          <w:rStyle w:val="Hyperlink"/>
          <w:noProof/>
        </w:rPr>
        <w:t>Purpose</w:t>
      </w:r>
      <w:ins w:author="Paul Taylor" w:date="2025-07-15T14:35:00Z" w16du:dateUtc="2025-07-15T13:35:00Z" w:id="8">
        <w:r>
          <w:tab/>
        </w:r>
        <w:r w:rsidRPr="5E947D82">
          <w:rPr>
            <w:noProof/>
          </w:rPr>
          <w:fldChar w:fldCharType="begin"/>
        </w:r>
        <w:r w:rsidRPr="5E947D82">
          <w:rPr>
            <w:noProof/>
          </w:rPr>
          <w:instrText xml:space="preserve"> PAGEREF _Toc203482571 \h </w:instrText>
        </w:r>
      </w:ins>
      <w:r w:rsidRPr="30B466D0">
        <w:rPr>
          <w:noProof/>
        </w:rPr>
      </w:r>
      <w:ins w:author="Paul Taylor" w:date="2025-07-15T14:35:00Z" w16du:dateUtc="2025-07-15T13:35:00Z" w:id="950153703">
        <w:r w:rsidRPr="5E947D82">
          <w:rPr>
            <w:noProof/>
          </w:rPr>
          <w:fldChar w:fldCharType="separate"/>
        </w:r>
      </w:ins>
      <w:r w:rsidR="006C4F9E">
        <w:rPr>
          <w:noProof/>
          <w:webHidden/>
        </w:rPr>
        <w:t>4</w:t>
      </w:r>
      <w:ins w:author="Paul Taylor" w:date="2025-07-15T14:35:00Z" w16du:dateUtc="2025-07-15T13:35:00Z" w:id="555451837">
        <w:r w:rsidRPr="5E947D82">
          <w:rPr>
            <w:noProof/>
          </w:rPr>
          <w:fldChar w:fldCharType="end"/>
        </w:r>
        <w:r w:rsidRPr="5E947D82">
          <w:rPr>
            <w:rStyle w:val="Hyperlink"/>
            <w:noProof/>
          </w:rPr>
          <w:fldChar w:fldCharType="end"/>
        </w:r>
      </w:ins>
    </w:p>
    <w:p w:rsidR="006C4F9E" w:rsidP="5E947D82" w:rsidRDefault="006C4F9E" w14:paraId="6501B938" w14:textId="3F902090">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748748186">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"_Toc203482572"</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B.</w:t>
      </w:r>
      <w:ins w:author="Paul Taylor" w:date="2025-07-15T14:35:00Z" w16du:dateUtc="2025-07-15T13:35:00Z" w:id="12">
        <w:r>
          <w:tab/>
        </w:r>
      </w:ins>
      <w:r w:rsidRPr="00C56548" w:rsidR="006C4F9E">
        <w:rPr>
          <w:rStyle w:val="Hyperlink"/>
          <w:noProof/>
        </w:rPr>
        <w:t>What this guide covers</w:t>
      </w:r>
      <w:ins w:author="Paul Taylor" w:date="2025-07-15T14:35:00Z" w16du:dateUtc="2025-07-15T13:35:00Z" w:id="13">
        <w:r>
          <w:tab/>
        </w:r>
        <w:r w:rsidRPr="5E947D82">
          <w:rPr>
            <w:noProof/>
          </w:rPr>
          <w:fldChar w:fldCharType="begin"/>
        </w:r>
        <w:r w:rsidRPr="5E947D82">
          <w:rPr>
            <w:noProof/>
          </w:rPr>
          <w:instrText xml:space="preserve"> PAGEREF _Toc203482572 \h </w:instrText>
        </w:r>
      </w:ins>
      <w:r w:rsidRPr="30B466D0">
        <w:rPr>
          <w:noProof/>
        </w:rPr>
      </w:r>
      <w:ins w:author="Paul Taylor" w:date="2025-07-15T14:35:00Z" w16du:dateUtc="2025-07-15T13:35:00Z" w:id="149956908">
        <w:r w:rsidRPr="5E947D82">
          <w:rPr>
            <w:noProof/>
          </w:rPr>
          <w:fldChar w:fldCharType="separate"/>
        </w:r>
      </w:ins>
      <w:r w:rsidR="006C4F9E">
        <w:rPr>
          <w:noProof/>
          <w:webHidden/>
        </w:rPr>
        <w:t>4</w:t>
      </w:r>
      <w:ins w:author="Paul Taylor" w:date="2025-07-15T14:35:00Z" w16du:dateUtc="2025-07-15T13:35:00Z" w:id="1810176521">
        <w:r w:rsidRPr="5E947D82">
          <w:rPr>
            <w:noProof/>
          </w:rPr>
          <w:fldChar w:fldCharType="end"/>
        </w:r>
        <w:r w:rsidRPr="5E947D82">
          <w:rPr>
            <w:rStyle w:val="Hyperlink"/>
            <w:noProof/>
          </w:rPr>
          <w:fldChar w:fldCharType="end"/>
        </w:r>
      </w:ins>
    </w:p>
    <w:p w:rsidR="006C4F9E" w:rsidP="5E947D82" w:rsidRDefault="006C4F9E" w14:paraId="0E2B9461" w14:textId="42B49FB6">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455540653">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"_Toc203482573"</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C.</w:t>
      </w:r>
      <w:ins w:author="Paul Taylor" w:date="2025-07-15T14:35:00Z" w16du:dateUtc="2025-07-15T13:35:00Z" w:id="17">
        <w:r>
          <w:tab/>
        </w:r>
      </w:ins>
      <w:r w:rsidRPr="00C56548" w:rsidR="006C4F9E">
        <w:rPr>
          <w:rStyle w:val="Hyperlink"/>
          <w:noProof/>
        </w:rPr>
        <w:t>What this guide doesn't cover</w:t>
      </w:r>
      <w:ins w:author="Paul Taylor" w:date="2025-07-15T14:35:00Z" w16du:dateUtc="2025-07-15T13:35:00Z" w:id="18">
        <w:r>
          <w:tab/>
        </w:r>
        <w:r w:rsidRPr="5E947D82">
          <w:rPr>
            <w:noProof/>
          </w:rPr>
          <w:fldChar w:fldCharType="begin"/>
        </w:r>
        <w:r w:rsidRPr="5E947D82">
          <w:rPr>
            <w:noProof/>
          </w:rPr>
          <w:instrText xml:space="preserve"> PAGEREF _Toc203482573 \h </w:instrText>
        </w:r>
      </w:ins>
      <w:r w:rsidRPr="30B466D0">
        <w:rPr>
          <w:noProof/>
        </w:rPr>
      </w:r>
      <w:ins w:author="Paul Taylor" w:date="2025-07-15T14:35:00Z" w16du:dateUtc="2025-07-15T13:35:00Z" w:id="703466341">
        <w:r w:rsidRPr="5E947D82">
          <w:rPr>
            <w:noProof/>
          </w:rPr>
          <w:fldChar w:fldCharType="separate"/>
        </w:r>
      </w:ins>
      <w:r w:rsidR="006C4F9E">
        <w:rPr>
          <w:noProof/>
          <w:webHidden/>
        </w:rPr>
        <w:t>4</w:t>
      </w:r>
      <w:ins w:author="Paul Taylor" w:date="2025-07-15T14:35:00Z" w16du:dateUtc="2025-07-15T13:35:00Z" w:id="1440396913">
        <w:r w:rsidRPr="5E947D82">
          <w:rPr>
            <w:noProof/>
          </w:rPr>
          <w:fldChar w:fldCharType="end"/>
        </w:r>
        <w:r w:rsidRPr="5E947D82">
          <w:rPr>
            <w:rStyle w:val="Hyperlink"/>
            <w:noProof/>
          </w:rPr>
          <w:fldChar w:fldCharType="end"/>
        </w:r>
      </w:ins>
    </w:p>
    <w:p w:rsidR="006C4F9E" w:rsidP="5E947D82" w:rsidRDefault="006C4F9E" w14:paraId="38E80A75" w14:textId="46E34A91">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56830649">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"_Toc203482574"</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D.</w:t>
      </w:r>
      <w:ins w:author="Paul Taylor" w:date="2025-07-15T14:35:00Z" w16du:dateUtc="2025-07-15T13:35:00Z" w:id="22">
        <w:r>
          <w:tab/>
        </w:r>
      </w:ins>
      <w:r w:rsidRPr="00C56548" w:rsidR="006C4F9E">
        <w:rPr>
          <w:rStyle w:val="Hyperlink"/>
          <w:noProof/>
        </w:rPr>
        <w:t>Intended Audience</w:t>
      </w:r>
      <w:ins w:author="Paul Taylor" w:date="2025-07-15T14:35:00Z" w16du:dateUtc="2025-07-15T13:35:00Z" w:id="23">
        <w:r>
          <w:tab/>
        </w:r>
        <w:r w:rsidRPr="5E947D82">
          <w:rPr>
            <w:noProof/>
          </w:rPr>
          <w:fldChar w:fldCharType="begin"/>
        </w:r>
        <w:r w:rsidRPr="5E947D82">
          <w:rPr>
            <w:noProof/>
          </w:rPr>
          <w:instrText xml:space="preserve"> PAGEREF _Toc203482574 \h </w:instrText>
        </w:r>
      </w:ins>
      <w:r w:rsidRPr="30B466D0">
        <w:rPr>
          <w:noProof/>
        </w:rPr>
      </w:r>
      <w:ins w:author="Paul Taylor" w:date="2025-07-15T14:35:00Z" w16du:dateUtc="2025-07-15T13:35:00Z" w:id="995211314">
        <w:r w:rsidRPr="5E947D82">
          <w:rPr>
            <w:noProof/>
          </w:rPr>
          <w:fldChar w:fldCharType="separate"/>
        </w:r>
      </w:ins>
      <w:r w:rsidR="006C4F9E">
        <w:rPr>
          <w:noProof/>
          <w:webHidden/>
        </w:rPr>
        <w:t>4</w:t>
      </w:r>
      <w:ins w:author="Paul Taylor" w:date="2025-07-15T14:35:00Z" w16du:dateUtc="2025-07-15T13:35:00Z" w:id="1821623704">
        <w:r w:rsidRPr="5E947D82">
          <w:rPr>
            <w:noProof/>
          </w:rPr>
          <w:fldChar w:fldCharType="end"/>
        </w:r>
        <w:r w:rsidRPr="5E947D82">
          <w:rPr>
            <w:rStyle w:val="Hyperlink"/>
            <w:noProof/>
          </w:rPr>
          <w:fldChar w:fldCharType="end"/>
        </w:r>
      </w:ins>
    </w:p>
    <w:p w:rsidR="006C4F9E" w:rsidP="24F37CD7" w:rsidRDefault="006C4F9E" w14:paraId="38E5ED57" w14:textId="5DCC80B1">
      <w:pPr>
        <w:pStyle w:val="TOC1"/>
        <w:rPr>
          <w:rFonts w:cs="Arial" w:cstheme="minorBidi"/>
          <w:b w:val="0"/>
          <w:bCs w:val="0"/>
          <w:noProof/>
          <w:color w:val="auto"/>
          <w:kern w:val="2"/>
          <w:sz w:val="24"/>
          <w:szCs w:val="24"/>
          <w:lang w:val="en-GB" w:eastAsia="en-GB"/>
          <w14:ligatures w14:val="standardContextual"/>
        </w:rPr>
      </w:pPr>
      <w:ins w:author="Paul Taylor" w:date="2025-07-15T14:35:00Z" w16du:dateUtc="2025-07-15T13:35:00Z" w:id="358016712">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"_Toc203482575"</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2.</w:t>
      </w:r>
      <w:ins w:author="Paul Taylor" w:date="2025-07-15T14:35:00Z" w16du:dateUtc="2025-07-15T13:35:00Z" w:id="27">
        <w:r>
          <w:tab/>
        </w:r>
      </w:ins>
      <w:r w:rsidR="00BA6C73">
        <w:rPr>
          <w:rStyle w:val="Hyperlink"/>
          <w:noProof/>
        </w:rPr>
        <w:t>GTM Capacity</w:t>
      </w:r>
      <w:r w:rsidRPr="00C56548" w:rsidR="006C4F9E">
        <w:rPr>
          <w:rStyle w:val="Hyperlink"/>
          <w:noProof/>
        </w:rPr>
        <w:t xml:space="preserve"> Planning Overview</w:t>
      </w:r>
      <w:ins w:author="Paul Taylor" w:date="2025-07-15T14:35:00Z" w16du:dateUtc="2025-07-15T13:35:00Z" w:id="28">
        <w:r>
          <w:tab/>
        </w:r>
        <w:r w:rsidRPr="5E947D82">
          <w:rPr>
            <w:noProof/>
          </w:rPr>
          <w:fldChar w:fldCharType="begin"/>
        </w:r>
        <w:r w:rsidRPr="5E947D82">
          <w:rPr>
            <w:noProof/>
          </w:rPr>
          <w:instrText xml:space="preserve"> PAGEREF _Toc203482575 \h </w:instrText>
        </w:r>
      </w:ins>
      <w:r w:rsidRPr="30B466D0">
        <w:rPr>
          <w:noProof/>
        </w:rPr>
      </w:r>
      <w:ins w:author="Paul Taylor" w:date="2025-07-15T14:35:00Z" w16du:dateUtc="2025-07-15T13:35:00Z" w:id="1266513091">
        <w:r w:rsidRPr="5E947D82">
          <w:rPr>
            <w:noProof/>
          </w:rPr>
          <w:fldChar w:fldCharType="separate"/>
        </w:r>
      </w:ins>
      <w:r w:rsidR="006C4F9E">
        <w:rPr>
          <w:noProof/>
          <w:webHidden/>
        </w:rPr>
        <w:t>6</w:t>
      </w:r>
      <w:ins w:author="Paul Taylor" w:date="2025-07-15T14:35:00Z" w16du:dateUtc="2025-07-15T13:35:00Z" w:id="1191817792">
        <w:r w:rsidRPr="5E947D82">
          <w:rPr>
            <w:noProof/>
          </w:rPr>
          <w:fldChar w:fldCharType="end"/>
        </w:r>
        <w:r w:rsidRPr="5E947D82">
          <w:rPr>
            <w:rStyle w:val="Hyperlink"/>
            <w:noProof/>
          </w:rPr>
          <w:fldChar w:fldCharType="end"/>
        </w:r>
      </w:ins>
    </w:p>
    <w:p w:rsidR="006C4F9E" w:rsidP="5E947D82" w:rsidRDefault="006C4F9E" w14:paraId="67CEFD57" w14:textId="05F50C88">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110213996">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"_Toc203482576"</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A.</w:t>
      </w:r>
      <w:ins w:author="Paul Taylor" w:date="2025-07-15T14:35:00Z" w16du:dateUtc="2025-07-15T13:35:00Z" w:id="32">
        <w:r>
          <w:tab/>
        </w:r>
      </w:ins>
      <w:r w:rsidRPr="00C56548" w:rsidR="006C4F9E">
        <w:rPr>
          <w:rStyle w:val="Hyperlink"/>
          <w:noProof/>
        </w:rPr>
        <w:t>Business Context</w:t>
      </w:r>
      <w:ins w:author="Paul Taylor" w:date="2025-07-15T14:35:00Z" w16du:dateUtc="2025-07-15T13:35:00Z" w:id="33">
        <w:r>
          <w:tab/>
        </w:r>
        <w:r w:rsidRPr="5E947D82">
          <w:rPr>
            <w:noProof/>
          </w:rPr>
          <w:fldChar w:fldCharType="begin"/>
        </w:r>
        <w:r w:rsidRPr="5E947D82">
          <w:rPr>
            <w:noProof/>
          </w:rPr>
          <w:instrText xml:space="preserve"> PAGEREF _Toc203482576 \h </w:instrText>
        </w:r>
      </w:ins>
      <w:r w:rsidRPr="30B466D0">
        <w:rPr>
          <w:noProof/>
        </w:rPr>
      </w:r>
      <w:ins w:author="Paul Taylor" w:date="2025-07-15T14:35:00Z" w16du:dateUtc="2025-07-15T13:35:00Z" w:id="1546221159">
        <w:r w:rsidRPr="5E947D82">
          <w:rPr>
            <w:noProof/>
          </w:rPr>
          <w:fldChar w:fldCharType="separate"/>
        </w:r>
      </w:ins>
      <w:r w:rsidR="006C4F9E">
        <w:rPr>
          <w:noProof/>
          <w:webHidden/>
        </w:rPr>
        <w:t>6</w:t>
      </w:r>
      <w:ins w:author="Paul Taylor" w:date="2025-07-15T14:35:00Z" w16du:dateUtc="2025-07-15T13:35:00Z" w:id="1236716993">
        <w:r w:rsidRPr="5E947D82">
          <w:rPr>
            <w:noProof/>
          </w:rPr>
          <w:fldChar w:fldCharType="end"/>
        </w:r>
        <w:r w:rsidRPr="5E947D82">
          <w:rPr>
            <w:rStyle w:val="Hyperlink"/>
            <w:noProof/>
          </w:rPr>
          <w:fldChar w:fldCharType="end"/>
        </w:r>
      </w:ins>
    </w:p>
    <w:p w:rsidR="006C4F9E" w:rsidP="5E947D82" w:rsidRDefault="006C4F9E" w14:paraId="0AD9F18A" w14:textId="6B9B3231">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262333128">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"_Toc203482577"</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B.</w:t>
      </w:r>
      <w:ins w:author="Paul Taylor" w:date="2025-07-15T14:35:00Z" w16du:dateUtc="2025-07-15T13:35:00Z" w:id="37">
        <w:r>
          <w:tab/>
        </w:r>
      </w:ins>
      <w:r w:rsidRPr="00C56548" w:rsidR="006C4F9E">
        <w:rPr>
          <w:rStyle w:val="Hyperlink"/>
          <w:noProof/>
        </w:rPr>
        <w:t>Planning Process Overview</w:t>
      </w:r>
      <w:ins w:author="Paul Taylor" w:date="2025-07-15T14:35:00Z" w16du:dateUtc="2025-07-15T13:35:00Z" w:id="38">
        <w:r>
          <w:tab/>
        </w:r>
        <w:r w:rsidRPr="5E947D82">
          <w:rPr>
            <w:noProof/>
          </w:rPr>
          <w:fldChar w:fldCharType="begin"/>
        </w:r>
        <w:r w:rsidRPr="5E947D82">
          <w:rPr>
            <w:noProof/>
          </w:rPr>
          <w:instrText xml:space="preserve"> PAGEREF _Toc203482577 \h </w:instrText>
        </w:r>
      </w:ins>
      <w:r w:rsidRPr="30B466D0">
        <w:rPr>
          <w:noProof/>
        </w:rPr>
      </w:r>
      <w:ins w:author="Paul Taylor" w:date="2025-07-15T14:35:00Z" w16du:dateUtc="2025-07-15T13:35:00Z" w:id="1077871110">
        <w:r w:rsidRPr="5E947D82">
          <w:rPr>
            <w:noProof/>
          </w:rPr>
          <w:fldChar w:fldCharType="separate"/>
        </w:r>
      </w:ins>
      <w:r w:rsidR="006C4F9E">
        <w:rPr>
          <w:noProof/>
          <w:webHidden/>
        </w:rPr>
        <w:t>6</w:t>
      </w:r>
      <w:ins w:author="Paul Taylor" w:date="2025-07-15T14:35:00Z" w16du:dateUtc="2025-07-15T13:35:00Z" w:id="741159100">
        <w:r w:rsidRPr="5E947D82">
          <w:rPr>
            <w:noProof/>
          </w:rPr>
          <w:fldChar w:fldCharType="end"/>
        </w:r>
        <w:r w:rsidRPr="5E947D82">
          <w:rPr>
            <w:rStyle w:val="Hyperlink"/>
            <w:noProof/>
          </w:rPr>
          <w:fldChar w:fldCharType="end"/>
        </w:r>
      </w:ins>
    </w:p>
    <w:p w:rsidR="006C4F9E" w:rsidP="24F37CD7" w:rsidRDefault="006C4F9E" w14:paraId="6613E311" w14:textId="5398E54E">
      <w:pPr>
        <w:pStyle w:val="TOC1"/>
        <w:rPr>
          <w:rFonts w:cs="Arial" w:cstheme="minorBidi"/>
          <w:b w:val="0"/>
          <w:bCs w:val="0"/>
          <w:noProof/>
          <w:color w:val="auto"/>
          <w:kern w:val="2"/>
          <w:sz w:val="24"/>
          <w:szCs w:val="24"/>
          <w:lang w:val="en-GB" w:eastAsia="en-GB"/>
          <w14:ligatures w14:val="standardContextual"/>
        </w:rPr>
      </w:pPr>
      <w:ins w:author="Paul Taylor" w:date="2025-07-15T14:35:00Z" w16du:dateUtc="2025-07-15T13:35:00Z" w:id="999673504">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"_Toc203482578"</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3.</w:t>
      </w:r>
      <w:ins w:author="Paul Taylor" w:date="2025-07-15T14:35:00Z" w16du:dateUtc="2025-07-15T13:35:00Z" w:id="42">
        <w:r>
          <w:tab/>
        </w:r>
      </w:ins>
      <w:r w:rsidRPr="00C56548" w:rsidR="006C4F9E">
        <w:rPr>
          <w:rStyle w:val="Hyperlink"/>
          <w:noProof/>
        </w:rPr>
        <w:t>Pre-Implementation Checklist</w:t>
      </w:r>
      <w:ins w:author="Paul Taylor" w:date="2025-07-15T14:35:00Z" w16du:dateUtc="2025-07-15T13:35:00Z" w:id="43">
        <w:r>
          <w:tab/>
        </w:r>
        <w:r w:rsidRPr="5E947D82">
          <w:rPr>
            <w:noProof/>
          </w:rPr>
          <w:fldChar w:fldCharType="begin"/>
        </w:r>
        <w:r w:rsidRPr="5E947D82">
          <w:rPr>
            <w:noProof/>
          </w:rPr>
          <w:instrText xml:space="preserve"> PAGEREF _Toc203482578 \h </w:instrText>
        </w:r>
      </w:ins>
      <w:r w:rsidRPr="30B466D0">
        <w:rPr>
          <w:noProof/>
        </w:rPr>
      </w:r>
      <w:ins w:author="Paul Taylor" w:date="2025-07-15T14:35:00Z" w16du:dateUtc="2025-07-15T13:35:00Z" w:id="2003484591">
        <w:r w:rsidRPr="5E947D82">
          <w:rPr>
            <w:noProof/>
          </w:rPr>
          <w:fldChar w:fldCharType="separate"/>
        </w:r>
      </w:ins>
      <w:r w:rsidR="006C4F9E">
        <w:rPr>
          <w:noProof/>
          <w:webHidden/>
        </w:rPr>
        <w:t>7</w:t>
      </w:r>
      <w:ins w:author="Paul Taylor" w:date="2025-07-15T14:35:00Z" w16du:dateUtc="2025-07-15T13:35:00Z" w:id="1703683886">
        <w:r w:rsidRPr="5E947D82">
          <w:rPr>
            <w:noProof/>
          </w:rPr>
          <w:fldChar w:fldCharType="end"/>
        </w:r>
        <w:r w:rsidRPr="5E947D82">
          <w:rPr>
            <w:rStyle w:val="Hyperlink"/>
            <w:noProof/>
          </w:rPr>
          <w:fldChar w:fldCharType="end"/>
        </w:r>
      </w:ins>
    </w:p>
    <w:p w:rsidR="006C4F9E" w:rsidP="5E947D82" w:rsidRDefault="006C4F9E" w14:paraId="23FAFC43" w14:textId="768DDF68">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196786386">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"_Toc203482579"</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A.</w:t>
      </w:r>
      <w:ins w:author="Paul Taylor" w:date="2025-07-15T14:35:00Z" w16du:dateUtc="2025-07-15T13:35:00Z" w:id="47">
        <w:r>
          <w:tab/>
        </w:r>
      </w:ins>
      <w:r w:rsidRPr="00C56548" w:rsidR="006C4F9E">
        <w:rPr>
          <w:rStyle w:val="Hyperlink"/>
          <w:noProof/>
        </w:rPr>
        <w:t>Stakeholder Alignment</w:t>
      </w:r>
      <w:ins w:author="Paul Taylor" w:date="2025-07-15T14:35:00Z" w16du:dateUtc="2025-07-15T13:35:00Z" w:id="48">
        <w:r>
          <w:tab/>
        </w:r>
        <w:r w:rsidRPr="5E947D82">
          <w:rPr>
            <w:noProof/>
          </w:rPr>
          <w:fldChar w:fldCharType="begin"/>
        </w:r>
        <w:r w:rsidRPr="5E947D82">
          <w:rPr>
            <w:noProof/>
          </w:rPr>
          <w:instrText xml:space="preserve"> PAGEREF _Toc203482579 \h </w:instrText>
        </w:r>
      </w:ins>
      <w:r w:rsidRPr="30B466D0">
        <w:rPr>
          <w:noProof/>
        </w:rPr>
      </w:r>
      <w:ins w:author="Paul Taylor" w:date="2025-07-15T14:35:00Z" w16du:dateUtc="2025-07-15T13:35:00Z" w:id="1192970467">
        <w:r w:rsidRPr="5E947D82">
          <w:rPr>
            <w:noProof/>
          </w:rPr>
          <w:fldChar w:fldCharType="separate"/>
        </w:r>
      </w:ins>
      <w:r w:rsidR="006C4F9E">
        <w:rPr>
          <w:noProof/>
          <w:webHidden/>
        </w:rPr>
        <w:t>7</w:t>
      </w:r>
      <w:ins w:author="Paul Taylor" w:date="2025-07-15T14:35:00Z" w16du:dateUtc="2025-07-15T13:35:00Z" w:id="328528145">
        <w:r w:rsidRPr="5E947D82">
          <w:rPr>
            <w:noProof/>
          </w:rPr>
          <w:fldChar w:fldCharType="end"/>
        </w:r>
        <w:r w:rsidRPr="5E947D82">
          <w:rPr>
            <w:rStyle w:val="Hyperlink"/>
            <w:noProof/>
          </w:rPr>
          <w:fldChar w:fldCharType="end"/>
        </w:r>
      </w:ins>
    </w:p>
    <w:p w:rsidR="006C4F9E" w:rsidP="5E947D82" w:rsidRDefault="006C4F9E" w14:paraId="6EAC5E32" w14:textId="62C31ADE">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559146722">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"_Toc203482580"</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B.</w:t>
      </w:r>
      <w:ins w:author="Paul Taylor" w:date="2025-07-15T14:35:00Z" w16du:dateUtc="2025-07-15T13:35:00Z" w:id="52">
        <w:r>
          <w:tab/>
        </w:r>
      </w:ins>
      <w:r w:rsidRPr="00C56548" w:rsidR="006C4F9E">
        <w:rPr>
          <w:rStyle w:val="Hyperlink"/>
          <w:noProof/>
        </w:rPr>
        <w:t>Data Readiness</w:t>
      </w:r>
      <w:ins w:author="Paul Taylor" w:date="2025-07-15T14:35:00Z" w16du:dateUtc="2025-07-15T13:35:00Z" w:id="53">
        <w:r>
          <w:tab/>
        </w:r>
        <w:r w:rsidRPr="5E947D82">
          <w:rPr>
            <w:noProof/>
          </w:rPr>
          <w:fldChar w:fldCharType="begin"/>
        </w:r>
        <w:r w:rsidRPr="5E947D82">
          <w:rPr>
            <w:noProof/>
          </w:rPr>
          <w:instrText xml:space="preserve"> PAGEREF _Toc203482580 \h </w:instrText>
        </w:r>
      </w:ins>
      <w:r w:rsidRPr="30B466D0">
        <w:rPr>
          <w:noProof/>
        </w:rPr>
      </w:r>
      <w:ins w:author="Paul Taylor" w:date="2025-07-15T14:35:00Z" w16du:dateUtc="2025-07-15T13:35:00Z" w:id="1480266084">
        <w:r w:rsidRPr="5E947D82">
          <w:rPr>
            <w:noProof/>
          </w:rPr>
          <w:fldChar w:fldCharType="separate"/>
        </w:r>
      </w:ins>
      <w:r w:rsidR="006C4F9E">
        <w:rPr>
          <w:noProof/>
          <w:webHidden/>
        </w:rPr>
        <w:t>7</w:t>
      </w:r>
      <w:ins w:author="Paul Taylor" w:date="2025-07-15T14:35:00Z" w16du:dateUtc="2025-07-15T13:35:00Z" w:id="2127242777">
        <w:r w:rsidRPr="5E947D82">
          <w:rPr>
            <w:noProof/>
          </w:rPr>
          <w:fldChar w:fldCharType="end"/>
        </w:r>
        <w:r w:rsidRPr="5E947D82">
          <w:rPr>
            <w:rStyle w:val="Hyperlink"/>
            <w:noProof/>
          </w:rPr>
          <w:fldChar w:fldCharType="end"/>
        </w:r>
      </w:ins>
    </w:p>
    <w:p w:rsidR="006C4F9E" w:rsidP="5E947D82" w:rsidRDefault="006C4F9E" w14:paraId="65A6856B" w14:textId="53EE80F2">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483939494">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"_Toc203482581"</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C.</w:t>
      </w:r>
      <w:ins w:author="Paul Taylor" w:date="2025-07-15T14:35:00Z" w16du:dateUtc="2025-07-15T13:35:00Z" w:id="57">
        <w:r>
          <w:tab/>
        </w:r>
      </w:ins>
      <w:r w:rsidRPr="00C56548" w:rsidR="006C4F9E">
        <w:rPr>
          <w:rStyle w:val="Hyperlink"/>
          <w:noProof/>
        </w:rPr>
        <w:t>Technical Environment</w:t>
      </w:r>
      <w:ins w:author="Paul Taylor" w:date="2025-07-15T14:35:00Z" w16du:dateUtc="2025-07-15T13:35:00Z" w:id="58">
        <w:r>
          <w:tab/>
        </w:r>
        <w:r w:rsidRPr="5E947D82">
          <w:rPr>
            <w:noProof/>
          </w:rPr>
          <w:fldChar w:fldCharType="begin"/>
        </w:r>
        <w:r w:rsidRPr="5E947D82">
          <w:rPr>
            <w:noProof/>
          </w:rPr>
          <w:instrText xml:space="preserve"> PAGEREF _Toc203482581 \h </w:instrText>
        </w:r>
      </w:ins>
      <w:r w:rsidRPr="30B466D0">
        <w:rPr>
          <w:noProof/>
        </w:rPr>
      </w:r>
      <w:ins w:author="Paul Taylor" w:date="2025-07-15T14:35:00Z" w16du:dateUtc="2025-07-15T13:35:00Z" w:id="1254512783">
        <w:r w:rsidRPr="5E947D82">
          <w:rPr>
            <w:noProof/>
          </w:rPr>
          <w:fldChar w:fldCharType="separate"/>
        </w:r>
      </w:ins>
      <w:r w:rsidR="006C4F9E">
        <w:rPr>
          <w:noProof/>
          <w:webHidden/>
        </w:rPr>
        <w:t>8</w:t>
      </w:r>
      <w:ins w:author="Paul Taylor" w:date="2025-07-15T14:35:00Z" w16du:dateUtc="2025-07-15T13:35:00Z" w:id="1716025522">
        <w:r w:rsidRPr="5E947D82">
          <w:rPr>
            <w:noProof/>
          </w:rPr>
          <w:fldChar w:fldCharType="end"/>
        </w:r>
        <w:r w:rsidRPr="5E947D82">
          <w:rPr>
            <w:rStyle w:val="Hyperlink"/>
            <w:noProof/>
          </w:rPr>
          <w:fldChar w:fldCharType="end"/>
        </w:r>
      </w:ins>
    </w:p>
    <w:p w:rsidR="006C4F9E" w:rsidP="5E947D82" w:rsidRDefault="006C4F9E" w14:paraId="4059513B" w14:textId="414B4433">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002234110">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"_Toc203482582"</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D.</w:t>
      </w:r>
      <w:ins w:author="Paul Taylor" w:date="2025-07-15T14:35:00Z" w16du:dateUtc="2025-07-15T13:35:00Z" w:id="62">
        <w:r>
          <w:tab/>
        </w:r>
      </w:ins>
      <w:r w:rsidRPr="00C56548" w:rsidR="006C4F9E">
        <w:rPr>
          <w:rStyle w:val="Hyperlink"/>
          <w:noProof/>
        </w:rPr>
        <w:t>Risk flags to watch for</w:t>
      </w:r>
      <w:ins w:author="Paul Taylor" w:date="2025-07-15T14:35:00Z" w16du:dateUtc="2025-07-15T13:35:00Z" w:id="63">
        <w:r>
          <w:tab/>
        </w:r>
        <w:r w:rsidRPr="5E947D82">
          <w:rPr>
            <w:noProof/>
          </w:rPr>
          <w:fldChar w:fldCharType="begin"/>
        </w:r>
        <w:r w:rsidRPr="5E947D82">
          <w:rPr>
            <w:noProof/>
          </w:rPr>
          <w:instrText xml:space="preserve"> PAGEREF _Toc203482582 \h </w:instrText>
        </w:r>
      </w:ins>
      <w:r w:rsidRPr="30B466D0">
        <w:rPr>
          <w:noProof/>
        </w:rPr>
      </w:r>
      <w:ins w:author="Paul Taylor" w:date="2025-07-15T14:35:00Z" w16du:dateUtc="2025-07-15T13:35:00Z" w:id="1353718685">
        <w:r w:rsidRPr="5E947D82">
          <w:rPr>
            <w:noProof/>
          </w:rPr>
          <w:fldChar w:fldCharType="separate"/>
        </w:r>
      </w:ins>
      <w:r w:rsidR="006C4F9E">
        <w:rPr>
          <w:noProof/>
          <w:webHidden/>
        </w:rPr>
        <w:t>9</w:t>
      </w:r>
      <w:ins w:author="Paul Taylor" w:date="2025-07-15T14:35:00Z" w16du:dateUtc="2025-07-15T13:35:00Z" w:id="472634012">
        <w:r w:rsidRPr="5E947D82">
          <w:rPr>
            <w:noProof/>
          </w:rPr>
          <w:fldChar w:fldCharType="end"/>
        </w:r>
        <w:r w:rsidRPr="5E947D82">
          <w:rPr>
            <w:rStyle w:val="Hyperlink"/>
            <w:noProof/>
          </w:rPr>
          <w:fldChar w:fldCharType="end"/>
        </w:r>
      </w:ins>
    </w:p>
    <w:p w:rsidR="006C4F9E" w:rsidP="24F37CD7" w:rsidRDefault="006C4F9E" w14:paraId="3D8E2BD6" w14:textId="0CA15C6E">
      <w:pPr>
        <w:pStyle w:val="TOC1"/>
        <w:rPr>
          <w:rFonts w:cs="Arial" w:cstheme="minorBidi"/>
          <w:b w:val="0"/>
          <w:bCs w:val="0"/>
          <w:noProof/>
          <w:color w:val="auto"/>
          <w:kern w:val="2"/>
          <w:sz w:val="24"/>
          <w:szCs w:val="24"/>
          <w:lang w:val="en-GB" w:eastAsia="en-GB"/>
          <w14:ligatures w14:val="standardContextual"/>
        </w:rPr>
      </w:pPr>
      <w:ins w:author="Paul Taylor" w:date="2025-07-15T14:35:00Z" w16du:dateUtc="2025-07-15T13:35:00Z" w:id="1988615965">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"_Toc203482583"</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4.</w:t>
      </w:r>
      <w:ins w:author="Paul Taylor" w:date="2025-07-15T14:35:00Z" w16du:dateUtc="2025-07-15T13:35:00Z" w:id="67">
        <w:r>
          <w:tab/>
        </w:r>
      </w:ins>
      <w:r w:rsidRPr="00C56548" w:rsidR="006C4F9E">
        <w:rPr>
          <w:rStyle w:val="Hyperlink"/>
          <w:noProof/>
        </w:rPr>
        <w:t>Implementation Lifecycle</w:t>
      </w:r>
      <w:ins w:author="Paul Taylor" w:date="2025-07-15T14:35:00Z" w16du:dateUtc="2025-07-15T13:35:00Z" w:id="68">
        <w:r>
          <w:tab/>
        </w:r>
        <w:r w:rsidRPr="5E947D82">
          <w:rPr>
            <w:noProof/>
          </w:rPr>
          <w:fldChar w:fldCharType="begin"/>
        </w:r>
        <w:r w:rsidRPr="5E947D82">
          <w:rPr>
            <w:noProof/>
          </w:rPr>
          <w:instrText xml:space="preserve"> PAGEREF _Toc203482583 \h </w:instrText>
        </w:r>
      </w:ins>
      <w:r w:rsidRPr="30B466D0">
        <w:rPr>
          <w:noProof/>
        </w:rPr>
      </w:r>
      <w:ins w:author="Paul Taylor" w:date="2025-07-15T14:35:00Z" w16du:dateUtc="2025-07-15T13:35:00Z" w:id="1593126792">
        <w:r w:rsidRPr="5E947D82">
          <w:rPr>
            <w:noProof/>
          </w:rPr>
          <w:fldChar w:fldCharType="separate"/>
        </w:r>
      </w:ins>
      <w:r w:rsidR="006C4F9E">
        <w:rPr>
          <w:noProof/>
          <w:webHidden/>
        </w:rPr>
        <w:t>10</w:t>
      </w:r>
      <w:ins w:author="Paul Taylor" w:date="2025-07-15T14:35:00Z" w16du:dateUtc="2025-07-15T13:35:00Z" w:id="1054776846">
        <w:r w:rsidRPr="5E947D82">
          <w:rPr>
            <w:noProof/>
          </w:rPr>
          <w:fldChar w:fldCharType="end"/>
        </w:r>
        <w:r w:rsidRPr="5E947D82">
          <w:rPr>
            <w:rStyle w:val="Hyperlink"/>
            <w:noProof/>
          </w:rPr>
          <w:fldChar w:fldCharType="end"/>
        </w:r>
      </w:ins>
    </w:p>
    <w:p w:rsidR="006C4F9E" w:rsidP="5E947D82" w:rsidRDefault="006C4F9E" w14:paraId="12347DB2" w14:textId="7823F6CE">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510583278">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"_Toc203482584"</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A.</w:t>
      </w:r>
      <w:ins w:author="Paul Taylor" w:date="2025-07-15T14:35:00Z" w16du:dateUtc="2025-07-15T13:35:00Z" w:id="72">
        <w:r>
          <w:tab/>
        </w:r>
      </w:ins>
      <w:r w:rsidRPr="00C56548" w:rsidR="006C4F9E">
        <w:rPr>
          <w:rStyle w:val="Hyperlink"/>
          <w:noProof/>
        </w:rPr>
        <w:t>Foundation &amp; Configuration</w:t>
      </w:r>
      <w:ins w:author="Paul Taylor" w:date="2025-07-15T14:35:00Z" w16du:dateUtc="2025-07-15T13:35:00Z" w:id="73">
        <w:r>
          <w:tab/>
        </w:r>
        <w:r w:rsidRPr="5E947D82">
          <w:rPr>
            <w:noProof/>
          </w:rPr>
          <w:fldChar w:fldCharType="begin"/>
        </w:r>
        <w:r w:rsidRPr="5E947D82">
          <w:rPr>
            <w:noProof/>
          </w:rPr>
          <w:instrText xml:space="preserve"> PAGEREF _Toc203482584 \h </w:instrText>
        </w:r>
      </w:ins>
      <w:r w:rsidRPr="30B466D0">
        <w:rPr>
          <w:noProof/>
        </w:rPr>
      </w:r>
      <w:ins w:author="Paul Taylor" w:date="2025-07-15T14:35:00Z" w16du:dateUtc="2025-07-15T13:35:00Z" w:id="815654939">
        <w:r w:rsidRPr="5E947D82">
          <w:rPr>
            <w:noProof/>
          </w:rPr>
          <w:fldChar w:fldCharType="separate"/>
        </w:r>
      </w:ins>
      <w:r w:rsidR="006C4F9E">
        <w:rPr>
          <w:noProof/>
          <w:webHidden/>
        </w:rPr>
        <w:t>10</w:t>
      </w:r>
      <w:ins w:author="Paul Taylor" w:date="2025-07-15T14:35:00Z" w16du:dateUtc="2025-07-15T13:35:00Z" w:id="2024592940">
        <w:r w:rsidRPr="5E947D82">
          <w:rPr>
            <w:noProof/>
          </w:rPr>
          <w:fldChar w:fldCharType="end"/>
        </w:r>
        <w:r w:rsidRPr="5E947D82">
          <w:rPr>
            <w:rStyle w:val="Hyperlink"/>
            <w:noProof/>
          </w:rPr>
          <w:fldChar w:fldCharType="end"/>
        </w:r>
      </w:ins>
    </w:p>
    <w:p w:rsidR="006C4F9E" w:rsidP="5E947D82" w:rsidRDefault="006C4F9E" w14:paraId="02C6DE0D" w14:textId="68DE2FC6">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687501432">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"_Toc203482585"</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B.</w:t>
      </w:r>
      <w:ins w:author="Paul Taylor" w:date="2025-07-15T14:35:00Z" w16du:dateUtc="2025-07-15T13:35:00Z" w:id="77">
        <w:r>
          <w:tab/>
        </w:r>
      </w:ins>
      <w:r w:rsidRPr="00C56548" w:rsidR="006C4F9E">
        <w:rPr>
          <w:rStyle w:val="Hyperlink"/>
          <w:noProof/>
        </w:rPr>
        <w:t>Model Readiness</w:t>
      </w:r>
      <w:ins w:author="Paul Taylor" w:date="2025-07-15T14:35:00Z" w16du:dateUtc="2025-07-15T13:35:00Z" w:id="78">
        <w:r>
          <w:tab/>
        </w:r>
        <w:r w:rsidRPr="5E947D82">
          <w:rPr>
            <w:noProof/>
          </w:rPr>
          <w:fldChar w:fldCharType="begin"/>
        </w:r>
        <w:r w:rsidRPr="5E947D82">
          <w:rPr>
            <w:noProof/>
          </w:rPr>
          <w:instrText xml:space="preserve"> PAGEREF _Toc203482585 \h </w:instrText>
        </w:r>
      </w:ins>
      <w:r w:rsidRPr="30B466D0">
        <w:rPr>
          <w:noProof/>
        </w:rPr>
      </w:r>
      <w:ins w:author="Paul Taylor" w:date="2025-07-15T14:35:00Z" w16du:dateUtc="2025-07-15T13:35:00Z" w:id="621960217">
        <w:r w:rsidRPr="5E947D82">
          <w:rPr>
            <w:noProof/>
          </w:rPr>
          <w:fldChar w:fldCharType="separate"/>
        </w:r>
      </w:ins>
      <w:r w:rsidR="006C4F9E">
        <w:rPr>
          <w:noProof/>
          <w:webHidden/>
        </w:rPr>
        <w:t>11</w:t>
      </w:r>
      <w:ins w:author="Paul Taylor" w:date="2025-07-15T14:35:00Z" w16du:dateUtc="2025-07-15T13:35:00Z" w:id="1506738943">
        <w:r w:rsidRPr="5E947D82">
          <w:rPr>
            <w:noProof/>
          </w:rPr>
          <w:fldChar w:fldCharType="end"/>
        </w:r>
        <w:r w:rsidRPr="5E947D82">
          <w:rPr>
            <w:rStyle w:val="Hyperlink"/>
            <w:noProof/>
          </w:rPr>
          <w:fldChar w:fldCharType="end"/>
        </w:r>
      </w:ins>
    </w:p>
    <w:p w:rsidR="006C4F9E" w:rsidP="5E947D82" w:rsidRDefault="006C4F9E" w14:paraId="224137AC" w14:textId="3B945750">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2071550479">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"_Toc203482586"</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C.</w:t>
      </w:r>
      <w:ins w:author="Paul Taylor" w:date="2025-07-15T14:35:00Z" w16du:dateUtc="2025-07-15T13:35:00Z" w:id="82">
        <w:r>
          <w:tab/>
        </w:r>
      </w:ins>
      <w:r w:rsidRPr="00C56548" w:rsidR="006C4F9E">
        <w:rPr>
          <w:rStyle w:val="Hyperlink"/>
          <w:noProof/>
        </w:rPr>
        <w:t>Build / Sprint</w:t>
      </w:r>
      <w:ins w:author="Paul Taylor" w:date="2025-07-15T14:35:00Z" w16du:dateUtc="2025-07-15T13:35:00Z" w:id="83">
        <w:r>
          <w:tab/>
        </w:r>
        <w:r w:rsidRPr="5E947D82">
          <w:rPr>
            <w:noProof/>
          </w:rPr>
          <w:fldChar w:fldCharType="begin"/>
        </w:r>
        <w:r w:rsidRPr="5E947D82">
          <w:rPr>
            <w:noProof/>
          </w:rPr>
          <w:instrText xml:space="preserve"> PAGEREF _Toc203482586 \h </w:instrText>
        </w:r>
      </w:ins>
      <w:r w:rsidRPr="30B466D0">
        <w:rPr>
          <w:noProof/>
        </w:rPr>
      </w:r>
      <w:ins w:author="Paul Taylor" w:date="2025-07-15T14:35:00Z" w16du:dateUtc="2025-07-15T13:35:00Z" w:id="1036525743">
        <w:r w:rsidRPr="5E947D82">
          <w:rPr>
            <w:noProof/>
          </w:rPr>
          <w:fldChar w:fldCharType="separate"/>
        </w:r>
      </w:ins>
      <w:r w:rsidR="006C4F9E">
        <w:rPr>
          <w:noProof/>
          <w:webHidden/>
        </w:rPr>
        <w:t>12</w:t>
      </w:r>
      <w:ins w:author="Paul Taylor" w:date="2025-07-15T14:35:00Z" w16du:dateUtc="2025-07-15T13:35:00Z" w:id="1247181386">
        <w:r w:rsidRPr="5E947D82">
          <w:rPr>
            <w:noProof/>
          </w:rPr>
          <w:fldChar w:fldCharType="end"/>
        </w:r>
        <w:r w:rsidRPr="5E947D82">
          <w:rPr>
            <w:rStyle w:val="Hyperlink"/>
            <w:noProof/>
          </w:rPr>
          <w:fldChar w:fldCharType="end"/>
        </w:r>
      </w:ins>
    </w:p>
    <w:p w:rsidR="006C4F9E" w:rsidP="5E947D82" w:rsidRDefault="006C4F9E" w14:paraId="3B0175A3" w14:textId="585614F5">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865649886">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"_Toc203482587"</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D.</w:t>
      </w:r>
      <w:ins w:author="Paul Taylor" w:date="2025-07-15T14:35:00Z" w16du:dateUtc="2025-07-15T13:35:00Z" w:id="87">
        <w:r>
          <w:tab/>
        </w:r>
      </w:ins>
      <w:r w:rsidRPr="00C56548" w:rsidR="006C4F9E">
        <w:rPr>
          <w:rStyle w:val="Hyperlink"/>
          <w:noProof/>
        </w:rPr>
        <w:t>User Acceptance Testing</w:t>
      </w:r>
      <w:ins w:author="Paul Taylor" w:date="2025-07-15T14:35:00Z" w16du:dateUtc="2025-07-15T13:35:00Z" w:id="88">
        <w:r>
          <w:tab/>
        </w:r>
        <w:r w:rsidRPr="5E947D82">
          <w:rPr>
            <w:noProof/>
          </w:rPr>
          <w:fldChar w:fldCharType="begin"/>
        </w:r>
        <w:r w:rsidRPr="5E947D82">
          <w:rPr>
            <w:noProof/>
          </w:rPr>
          <w:instrText xml:space="preserve"> PAGEREF _Toc203482587 \h </w:instrText>
        </w:r>
      </w:ins>
      <w:r w:rsidRPr="30B466D0">
        <w:rPr>
          <w:noProof/>
        </w:rPr>
      </w:r>
      <w:ins w:author="Paul Taylor" w:date="2025-07-15T14:35:00Z" w16du:dateUtc="2025-07-15T13:35:00Z" w:id="761646468">
        <w:r w:rsidRPr="5E947D82">
          <w:rPr>
            <w:noProof/>
          </w:rPr>
          <w:fldChar w:fldCharType="separate"/>
        </w:r>
      </w:ins>
      <w:r w:rsidR="006C4F9E">
        <w:rPr>
          <w:noProof/>
          <w:webHidden/>
        </w:rPr>
        <w:t>13</w:t>
      </w:r>
      <w:ins w:author="Paul Taylor" w:date="2025-07-15T14:35:00Z" w16du:dateUtc="2025-07-15T13:35:00Z" w:id="1930216846">
        <w:r w:rsidRPr="5E947D82">
          <w:rPr>
            <w:noProof/>
          </w:rPr>
          <w:fldChar w:fldCharType="end"/>
        </w:r>
        <w:r w:rsidRPr="5E947D82">
          <w:rPr>
            <w:rStyle w:val="Hyperlink"/>
            <w:noProof/>
          </w:rPr>
          <w:fldChar w:fldCharType="end"/>
        </w:r>
      </w:ins>
    </w:p>
    <w:p w:rsidR="006C4F9E" w:rsidP="5E947D82" w:rsidRDefault="006C4F9E" w14:paraId="420AC8E1" w14:textId="2FA56914">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2050929015">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"_Toc203482588"</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E.</w:t>
      </w:r>
      <w:ins w:author="Paul Taylor" w:date="2025-07-15T14:35:00Z" w16du:dateUtc="2025-07-15T13:35:00Z" w:id="92">
        <w:r>
          <w:tab/>
        </w:r>
      </w:ins>
      <w:r w:rsidRPr="00C56548" w:rsidR="006C4F9E">
        <w:rPr>
          <w:rStyle w:val="Hyperlink"/>
          <w:noProof/>
        </w:rPr>
        <w:t>Deployment</w:t>
      </w:r>
      <w:ins w:author="Paul Taylor" w:date="2025-07-15T14:35:00Z" w16du:dateUtc="2025-07-15T13:35:00Z" w:id="93">
        <w:r>
          <w:tab/>
        </w:r>
        <w:r w:rsidRPr="5E947D82">
          <w:rPr>
            <w:noProof/>
          </w:rPr>
          <w:fldChar w:fldCharType="begin"/>
        </w:r>
        <w:r w:rsidRPr="5E947D82">
          <w:rPr>
            <w:noProof/>
          </w:rPr>
          <w:instrText xml:space="preserve"> PAGEREF _Toc203482588 \h </w:instrText>
        </w:r>
      </w:ins>
      <w:r w:rsidRPr="30B466D0">
        <w:rPr>
          <w:noProof/>
        </w:rPr>
      </w:r>
      <w:ins w:author="Paul Taylor" w:date="2025-07-15T14:35:00Z" w16du:dateUtc="2025-07-15T13:35:00Z" w:id="68273855">
        <w:r w:rsidRPr="5E947D82">
          <w:rPr>
            <w:noProof/>
          </w:rPr>
          <w:fldChar w:fldCharType="separate"/>
        </w:r>
      </w:ins>
      <w:r w:rsidR="006C4F9E">
        <w:rPr>
          <w:noProof/>
          <w:webHidden/>
        </w:rPr>
        <w:t>14</w:t>
      </w:r>
      <w:ins w:author="Paul Taylor" w:date="2025-07-15T14:35:00Z" w16du:dateUtc="2025-07-15T13:35:00Z" w:id="801860607">
        <w:r w:rsidRPr="5E947D82">
          <w:rPr>
            <w:noProof/>
          </w:rPr>
          <w:fldChar w:fldCharType="end"/>
        </w:r>
        <w:r w:rsidRPr="5E947D82">
          <w:rPr>
            <w:rStyle w:val="Hyperlink"/>
            <w:noProof/>
          </w:rPr>
          <w:fldChar w:fldCharType="end"/>
        </w:r>
      </w:ins>
    </w:p>
    <w:p w:rsidR="006C4F9E" w:rsidP="24F37CD7" w:rsidRDefault="006C4F9E" w14:paraId="32C93156" w14:textId="23EF5736">
      <w:pPr>
        <w:pStyle w:val="TOC1"/>
        <w:rPr>
          <w:rFonts w:cs="Arial" w:cstheme="minorBidi"/>
          <w:b w:val="0"/>
          <w:bCs w:val="0"/>
          <w:noProof/>
          <w:color w:val="auto"/>
          <w:kern w:val="2"/>
          <w:sz w:val="24"/>
          <w:szCs w:val="24"/>
          <w:lang w:val="en-GB" w:eastAsia="en-GB"/>
          <w14:ligatures w14:val="standardContextual"/>
        </w:rPr>
      </w:pPr>
      <w:ins w:author="Paul Taylor" w:date="2025-07-15T14:35:00Z" w16du:dateUtc="2025-07-15T13:35:00Z" w:id="442854762">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"_Toc203482589"</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5.</w:t>
      </w:r>
      <w:ins w:author="Paul Taylor" w:date="2025-07-15T14:35:00Z" w16du:dateUtc="2025-07-15T13:35:00Z" w:id="97">
        <w:r>
          <w:tab/>
        </w:r>
      </w:ins>
      <w:r w:rsidRPr="00C56548" w:rsidR="006C4F9E">
        <w:rPr>
          <w:rStyle w:val="Hyperlink"/>
          <w:noProof/>
        </w:rPr>
        <w:t>Phase Checklists</w:t>
      </w:r>
      <w:ins w:author="Paul Taylor" w:date="2025-07-15T14:35:00Z" w16du:dateUtc="2025-07-15T13:35:00Z" w:id="98">
        <w:r>
          <w:tab/>
        </w:r>
        <w:r w:rsidRPr="5E947D82">
          <w:rPr>
            <w:noProof/>
          </w:rPr>
          <w:fldChar w:fldCharType="begin"/>
        </w:r>
        <w:r w:rsidRPr="5E947D82">
          <w:rPr>
            <w:noProof/>
          </w:rPr>
          <w:instrText xml:space="preserve"> PAGEREF _Toc203482589 \h </w:instrText>
        </w:r>
      </w:ins>
      <w:r w:rsidRPr="30B466D0">
        <w:rPr>
          <w:noProof/>
        </w:rPr>
      </w:r>
      <w:ins w:author="Paul Taylor" w:date="2025-07-15T14:35:00Z" w16du:dateUtc="2025-07-15T13:35:00Z" w:id="1822792097">
        <w:r w:rsidRPr="5E947D82">
          <w:rPr>
            <w:noProof/>
          </w:rPr>
          <w:fldChar w:fldCharType="separate"/>
        </w:r>
      </w:ins>
      <w:r w:rsidR="006C4F9E">
        <w:rPr>
          <w:noProof/>
          <w:webHidden/>
        </w:rPr>
        <w:t>15</w:t>
      </w:r>
      <w:ins w:author="Paul Taylor" w:date="2025-07-15T14:35:00Z" w16du:dateUtc="2025-07-15T13:35:00Z" w:id="1500816200">
        <w:r w:rsidRPr="5E947D82">
          <w:rPr>
            <w:noProof/>
          </w:rPr>
          <w:fldChar w:fldCharType="end"/>
        </w:r>
        <w:r w:rsidRPr="5E947D82">
          <w:rPr>
            <w:rStyle w:val="Hyperlink"/>
            <w:noProof/>
          </w:rPr>
          <w:fldChar w:fldCharType="end"/>
        </w:r>
      </w:ins>
    </w:p>
    <w:p w:rsidR="006C4F9E" w:rsidP="5E947D82" w:rsidRDefault="006C4F9E" w14:paraId="6B7682A9" w14:textId="6066F905">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354913541">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"_Toc203482590"</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A.</w:t>
      </w:r>
      <w:ins w:author="Paul Taylor" w:date="2025-07-15T14:35:00Z" w16du:dateUtc="2025-07-15T13:35:00Z" w:id="102">
        <w:r>
          <w:tab/>
        </w:r>
      </w:ins>
      <w:r w:rsidRPr="00C56548" w:rsidR="006C4F9E">
        <w:rPr>
          <w:rStyle w:val="Hyperlink"/>
          <w:noProof/>
        </w:rPr>
        <w:t>Pre</w:t>
      </w:r>
      <w:r w:rsidRPr="00C56548" w:rsidR="006C4F9E">
        <w:rPr>
          <w:rStyle w:val="Hyperlink"/>
          <w:rFonts w:ascii="Cambria Math" w:hAnsi="Cambria Math" w:cs="Cambria Math"/>
          <w:noProof/>
        </w:rPr>
        <w:t>‑</w:t>
      </w:r>
      <w:r w:rsidRPr="00C56548" w:rsidR="006C4F9E">
        <w:rPr>
          <w:rStyle w:val="Hyperlink"/>
          <w:noProof/>
        </w:rPr>
        <w:t>Project (Customer Readiness)</w:t>
      </w:r>
      <w:ins w:author="Paul Taylor" w:date="2025-07-15T14:35:00Z" w16du:dateUtc="2025-07-15T13:35:00Z" w:id="103">
        <w:r>
          <w:tab/>
        </w:r>
        <w:r w:rsidRPr="5E947D82">
          <w:rPr>
            <w:noProof/>
          </w:rPr>
          <w:fldChar w:fldCharType="begin"/>
        </w:r>
        <w:r w:rsidRPr="5E947D82">
          <w:rPr>
            <w:noProof/>
          </w:rPr>
          <w:instrText xml:space="preserve"> PAGEREF _Toc203482590 \h </w:instrText>
        </w:r>
      </w:ins>
      <w:r w:rsidRPr="30B466D0">
        <w:rPr>
          <w:noProof/>
        </w:rPr>
      </w:r>
      <w:ins w:author="Paul Taylor" w:date="2025-07-15T14:35:00Z" w16du:dateUtc="2025-07-15T13:35:00Z" w:id="152266971">
        <w:r w:rsidRPr="5E947D82">
          <w:rPr>
            <w:noProof/>
          </w:rPr>
          <w:fldChar w:fldCharType="separate"/>
        </w:r>
      </w:ins>
      <w:r w:rsidR="006C4F9E">
        <w:rPr>
          <w:noProof/>
          <w:webHidden/>
        </w:rPr>
        <w:t>15</w:t>
      </w:r>
      <w:ins w:author="Paul Taylor" w:date="2025-07-15T14:35:00Z" w16du:dateUtc="2025-07-15T13:35:00Z" w:id="1677956377">
        <w:r w:rsidRPr="5E947D82">
          <w:rPr>
            <w:noProof/>
          </w:rPr>
          <w:fldChar w:fldCharType="end"/>
        </w:r>
        <w:r w:rsidRPr="5E947D82">
          <w:rPr>
            <w:rStyle w:val="Hyperlink"/>
            <w:noProof/>
          </w:rPr>
          <w:fldChar w:fldCharType="end"/>
        </w:r>
      </w:ins>
    </w:p>
    <w:p w:rsidR="006C4F9E" w:rsidP="5E947D82" w:rsidRDefault="006C4F9E" w14:paraId="3C7F861B" w14:textId="73807D6C">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576145578">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"_Toc203482591"</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B.</w:t>
      </w:r>
      <w:ins w:author="Paul Taylor" w:date="2025-07-15T14:35:00Z" w16du:dateUtc="2025-07-15T13:35:00Z" w:id="107">
        <w:r>
          <w:tab/>
        </w:r>
      </w:ins>
      <w:r w:rsidRPr="00C56548" w:rsidR="006C4F9E">
        <w:rPr>
          <w:rStyle w:val="Hyperlink"/>
          <w:noProof/>
        </w:rPr>
        <w:t>Pre</w:t>
      </w:r>
      <w:r w:rsidRPr="00C56548" w:rsidR="006C4F9E">
        <w:rPr>
          <w:rStyle w:val="Hyperlink"/>
          <w:rFonts w:ascii="Cambria Math" w:hAnsi="Cambria Math" w:cs="Cambria Math"/>
          <w:noProof/>
        </w:rPr>
        <w:t>‑</w:t>
      </w:r>
      <w:r w:rsidRPr="00C56548" w:rsidR="006C4F9E">
        <w:rPr>
          <w:rStyle w:val="Hyperlink"/>
          <w:noProof/>
        </w:rPr>
        <w:t>Go</w:t>
      </w:r>
      <w:r w:rsidRPr="00C56548" w:rsidR="006C4F9E">
        <w:rPr>
          <w:rStyle w:val="Hyperlink"/>
          <w:rFonts w:ascii="Cambria Math" w:hAnsi="Cambria Math" w:cs="Cambria Math"/>
          <w:noProof/>
        </w:rPr>
        <w:t>‑</w:t>
      </w:r>
      <w:r w:rsidRPr="00C56548" w:rsidR="006C4F9E">
        <w:rPr>
          <w:rStyle w:val="Hyperlink"/>
          <w:noProof/>
        </w:rPr>
        <w:t>Live (Build &amp; UAT complete)</w:t>
      </w:r>
      <w:ins w:author="Paul Taylor" w:date="2025-07-15T14:35:00Z" w16du:dateUtc="2025-07-15T13:35:00Z" w:id="108">
        <w:r>
          <w:tab/>
        </w:r>
        <w:r w:rsidRPr="5E947D82">
          <w:rPr>
            <w:noProof/>
          </w:rPr>
          <w:fldChar w:fldCharType="begin"/>
        </w:r>
        <w:r w:rsidRPr="5E947D82">
          <w:rPr>
            <w:noProof/>
          </w:rPr>
          <w:instrText xml:space="preserve"> PAGEREF _Toc203482591 \h </w:instrText>
        </w:r>
      </w:ins>
      <w:r w:rsidRPr="30B466D0">
        <w:rPr>
          <w:noProof/>
        </w:rPr>
      </w:r>
      <w:ins w:author="Paul Taylor" w:date="2025-07-15T14:35:00Z" w16du:dateUtc="2025-07-15T13:35:00Z" w:id="1317669060">
        <w:r w:rsidRPr="5E947D82">
          <w:rPr>
            <w:noProof/>
          </w:rPr>
          <w:fldChar w:fldCharType="separate"/>
        </w:r>
      </w:ins>
      <w:r w:rsidR="006C4F9E">
        <w:rPr>
          <w:noProof/>
          <w:webHidden/>
        </w:rPr>
        <w:t>16</w:t>
      </w:r>
      <w:ins w:author="Paul Taylor" w:date="2025-07-15T14:35:00Z" w16du:dateUtc="2025-07-15T13:35:00Z" w:id="1310483897">
        <w:r w:rsidRPr="5E947D82">
          <w:rPr>
            <w:noProof/>
          </w:rPr>
          <w:fldChar w:fldCharType="end"/>
        </w:r>
        <w:r w:rsidRPr="5E947D82">
          <w:rPr>
            <w:rStyle w:val="Hyperlink"/>
            <w:noProof/>
          </w:rPr>
          <w:fldChar w:fldCharType="end"/>
        </w:r>
      </w:ins>
    </w:p>
    <w:p w:rsidR="006C4F9E" w:rsidP="5E947D82" w:rsidRDefault="006C4F9E" w14:paraId="03488544" w14:textId="16DD2975">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889181719">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"_Toc203482592"</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C.</w:t>
      </w:r>
      <w:ins w:author="Paul Taylor" w:date="2025-07-15T14:35:00Z" w16du:dateUtc="2025-07-15T13:35:00Z" w:id="112">
        <w:r>
          <w:tab/>
        </w:r>
      </w:ins>
      <w:r w:rsidRPr="00C56548" w:rsidR="006C4F9E">
        <w:rPr>
          <w:rStyle w:val="Hyperlink"/>
          <w:noProof/>
        </w:rPr>
        <w:t>Cut</w:t>
      </w:r>
      <w:r w:rsidRPr="00C56548" w:rsidR="006C4F9E">
        <w:rPr>
          <w:rStyle w:val="Hyperlink"/>
          <w:rFonts w:ascii="Cambria Math" w:hAnsi="Cambria Math" w:cs="Cambria Math"/>
          <w:noProof/>
        </w:rPr>
        <w:t>‑</w:t>
      </w:r>
      <w:r w:rsidRPr="00C56548" w:rsidR="006C4F9E">
        <w:rPr>
          <w:rStyle w:val="Hyperlink"/>
          <w:noProof/>
        </w:rPr>
        <w:t>Over Weekend / Day -2 to Day 0</w:t>
      </w:r>
      <w:ins w:author="Paul Taylor" w:date="2025-07-15T14:35:00Z" w16du:dateUtc="2025-07-15T13:35:00Z" w:id="113">
        <w:r>
          <w:tab/>
        </w:r>
        <w:r w:rsidRPr="5E947D82">
          <w:rPr>
            <w:noProof/>
          </w:rPr>
          <w:fldChar w:fldCharType="begin"/>
        </w:r>
        <w:r w:rsidRPr="5E947D82">
          <w:rPr>
            <w:noProof/>
          </w:rPr>
          <w:instrText xml:space="preserve"> PAGEREF _Toc203482592 \h </w:instrText>
        </w:r>
      </w:ins>
      <w:r w:rsidRPr="30B466D0">
        <w:rPr>
          <w:noProof/>
        </w:rPr>
      </w:r>
      <w:ins w:author="Paul Taylor" w:date="2025-07-15T14:35:00Z" w16du:dateUtc="2025-07-15T13:35:00Z" w:id="820832374">
        <w:r w:rsidRPr="5E947D82">
          <w:rPr>
            <w:noProof/>
          </w:rPr>
          <w:fldChar w:fldCharType="separate"/>
        </w:r>
      </w:ins>
      <w:r w:rsidR="006C4F9E">
        <w:rPr>
          <w:noProof/>
          <w:webHidden/>
        </w:rPr>
        <w:t>17</w:t>
      </w:r>
      <w:ins w:author="Paul Taylor" w:date="2025-07-15T14:35:00Z" w16du:dateUtc="2025-07-15T13:35:00Z" w:id="1652566578">
        <w:r w:rsidRPr="5E947D82">
          <w:rPr>
            <w:noProof/>
          </w:rPr>
          <w:fldChar w:fldCharType="end"/>
        </w:r>
        <w:r w:rsidRPr="5E947D82">
          <w:rPr>
            <w:rStyle w:val="Hyperlink"/>
            <w:noProof/>
          </w:rPr>
          <w:fldChar w:fldCharType="end"/>
        </w:r>
      </w:ins>
    </w:p>
    <w:p w:rsidR="006C4F9E" w:rsidP="5E947D82" w:rsidRDefault="006C4F9E" w14:paraId="102D31CF" w14:textId="45865B96">
      <w:pPr>
        <w:pStyle w:val="TOC2"/>
        <w:tabs>
          <w:tab w:val="left" w:pos="660"/>
          <w:tab w:val="right" w:leader="dot" w:pos="10790"/>
        </w:tabs>
        <w:rPr>
          <w:rFonts w:cs="Arial" w:cstheme="minorBidi"/>
          <w:i w:val="0"/>
          <w:iCs w:val="0"/>
          <w:noProof/>
          <w:color w:val="auto"/>
          <w:kern w:val="2"/>
          <w:sz w:val="24"/>
          <w:szCs w:val="24"/>
          <w:lang w:val="en-GB" w:eastAsia="en-GB"/>
          <w14:ligatures w14:val="standardContextual"/>
        </w:rPr>
      </w:pPr>
      <w:ins w:author="Paul Taylor" w:date="2025-07-15T14:35:00Z" w16du:dateUtc="2025-07-15T13:35:00Z" w:id="1062284084">
        <w:r w:rsidRPr="5E947D82">
          <w:rPr>
            <w:rStyle w:val="Hyperlink"/>
            <w:noProof/>
          </w:rPr>
          <w:fldChar w:fldCharType="begin"/>
        </w:r>
        <w:r w:rsidRPr="5E947D82">
          <w:rPr>
            <w:rStyle w:val="Hyperlink"/>
            <w:noProof/>
          </w:rPr>
          <w:instrText xml:space="preserve"> </w:instrText>
        </w:r>
        <w:r w:rsidRPr="5E947D82">
          <w:rPr>
            <w:noProof/>
          </w:rPr>
          <w:instrText xml:space="preserve">HYPERLINK \l "_Toc203482593"</w:instrText>
        </w:r>
        <w:r w:rsidRPr="5E947D82">
          <w:rPr>
            <w:rStyle w:val="Hyperlink"/>
            <w:noProof/>
          </w:rPr>
          <w:instrText xml:space="preserve"> </w:instrText>
        </w:r>
        <w:r w:rsidRPr="30B466D0">
          <w:rPr>
            <w:rStyle w:val="Hyperlink"/>
            <w:noProof/>
          </w:rPr>
        </w:r>
        <w:r w:rsidRPr="5E947D82">
          <w:rPr>
            <w:rStyle w:val="Hyperlink"/>
            <w:noProof/>
          </w:rPr>
          <w:fldChar w:fldCharType="separate"/>
        </w:r>
      </w:ins>
      <w:r w:rsidRPr="00C56548" w:rsidR="006C4F9E">
        <w:rPr>
          <w:rStyle w:val="Hyperlink"/>
          <w:noProof/>
        </w:rPr>
        <w:t>D.</w:t>
      </w:r>
      <w:ins w:author="Paul Taylor" w:date="2025-07-15T14:35:00Z" w16du:dateUtc="2025-07-15T13:35:00Z" w:id="117">
        <w:r>
          <w:tab/>
        </w:r>
      </w:ins>
      <w:r w:rsidRPr="00C56548" w:rsidR="006C4F9E">
        <w:rPr>
          <w:rStyle w:val="Hyperlink"/>
          <w:noProof/>
        </w:rPr>
        <w:t>Post</w:t>
      </w:r>
      <w:r w:rsidRPr="00C56548" w:rsidR="006C4F9E">
        <w:rPr>
          <w:rStyle w:val="Hyperlink"/>
          <w:rFonts w:ascii="Cambria Math" w:hAnsi="Cambria Math" w:cs="Cambria Math"/>
          <w:noProof/>
        </w:rPr>
        <w:t>‑</w:t>
      </w:r>
      <w:r w:rsidRPr="00C56548" w:rsidR="006C4F9E">
        <w:rPr>
          <w:rStyle w:val="Hyperlink"/>
          <w:noProof/>
        </w:rPr>
        <w:t>Go</w:t>
      </w:r>
      <w:r w:rsidRPr="00C56548" w:rsidR="006C4F9E">
        <w:rPr>
          <w:rStyle w:val="Hyperlink"/>
          <w:rFonts w:ascii="Cambria Math" w:hAnsi="Cambria Math" w:cs="Cambria Math"/>
          <w:noProof/>
        </w:rPr>
        <w:t>‑</w:t>
      </w:r>
      <w:r w:rsidRPr="00C56548" w:rsidR="006C4F9E">
        <w:rPr>
          <w:rStyle w:val="Hyperlink"/>
          <w:noProof/>
        </w:rPr>
        <w:t>Live (HyperCare/Support)</w:t>
      </w:r>
      <w:ins w:author="Paul Taylor" w:date="2025-07-15T14:35:00Z" w16du:dateUtc="2025-07-15T13:35:00Z" w:id="118">
        <w:r>
          <w:tab/>
        </w:r>
        <w:r w:rsidRPr="5E947D82">
          <w:rPr>
            <w:noProof/>
          </w:rPr>
          <w:fldChar w:fldCharType="begin"/>
        </w:r>
        <w:r w:rsidRPr="5E947D82">
          <w:rPr>
            <w:noProof/>
          </w:rPr>
          <w:instrText xml:space="preserve"> PAGEREF _Toc203482593 \h </w:instrText>
        </w:r>
      </w:ins>
      <w:r w:rsidRPr="30B466D0">
        <w:rPr>
          <w:noProof/>
        </w:rPr>
      </w:r>
      <w:ins w:author="Paul Taylor" w:date="2025-07-15T14:35:00Z" w16du:dateUtc="2025-07-15T13:35:00Z" w:id="1307988606">
        <w:r w:rsidRPr="5E947D82">
          <w:rPr>
            <w:noProof/>
          </w:rPr>
          <w:fldChar w:fldCharType="separate"/>
        </w:r>
      </w:ins>
      <w:r w:rsidR="006C4F9E">
        <w:rPr>
          <w:noProof/>
          <w:webHidden/>
        </w:rPr>
        <w:t>18</w:t>
      </w:r>
      <w:ins w:author="Paul Taylor" w:date="2025-07-15T14:35:00Z" w16du:dateUtc="2025-07-15T13:35:00Z" w:id="1115726594">
        <w:r w:rsidRPr="5E947D82">
          <w:rPr>
            <w:noProof/>
          </w:rPr>
          <w:fldChar w:fldCharType="end"/>
        </w:r>
        <w:r w:rsidRPr="5E947D82">
          <w:rPr>
            <w:rStyle w:val="Hyperlink"/>
            <w:noProof/>
          </w:rPr>
          <w:fldChar w:fldCharType="end"/>
        </w:r>
      </w:ins>
    </w:p>
    <w:p w:rsidR="00073A7C" w:rsidDel="006C4F9E" w:rsidP="5E947D82" w:rsidRDefault="00073A7C" w14:paraId="268A5C4A" w14:textId="30DC9D35">
      <w:pPr>
        <w:pStyle w:val="TOC1"/>
        <w:rPr>
          <w:noProof/>
          <w:kern w:val="2"/>
          <w14:ligatures w14:val="standardContextual"/>
        </w:rPr>
      </w:pPr>
    </w:p>
    <w:p w:rsidR="00073A7C" w:rsidDel="006C4F9E" w:rsidP="5E947D82" w:rsidRDefault="00073A7C" w14:paraId="25035681" w14:textId="2B5A2858">
      <w:pPr>
        <w:pStyle w:val="TOC2"/>
        <w:tabs>
          <w:tab w:val="left" w:pos="660"/>
          <w:tab w:val="right" w:leader="dot" w:pos="10790"/>
        </w:tabs>
        <w:rPr>
          <w:noProof/>
          <w:kern w:val="2"/>
          <w14:ligatures w14:val="standardContextual"/>
        </w:rPr>
      </w:pPr>
    </w:p>
    <w:p w:rsidR="00073A7C" w:rsidDel="006C4F9E" w:rsidP="5E947D82" w:rsidRDefault="00073A7C" w14:paraId="0C1A619E" w14:textId="45030993">
      <w:pPr>
        <w:pStyle w:val="TOC2"/>
        <w:tabs>
          <w:tab w:val="left" w:pos="660"/>
          <w:tab w:val="right" w:leader="dot" w:pos="10790"/>
        </w:tabs>
        <w:rPr>
          <w:noProof/>
          <w:kern w:val="2"/>
          <w14:ligatures w14:val="standardContextual"/>
        </w:rPr>
      </w:pPr>
    </w:p>
    <w:p w:rsidR="00073A7C" w:rsidDel="006C4F9E" w:rsidP="5E947D82" w:rsidRDefault="00073A7C" w14:paraId="6B1F9A33" w14:textId="7F2CBF5B">
      <w:pPr>
        <w:pStyle w:val="TOC2"/>
        <w:tabs>
          <w:tab w:val="left" w:pos="660"/>
          <w:tab w:val="right" w:leader="dot" w:pos="10790"/>
        </w:tabs>
        <w:rPr>
          <w:noProof/>
          <w:kern w:val="2"/>
          <w14:ligatures w14:val="standardContextual"/>
        </w:rPr>
      </w:pPr>
    </w:p>
    <w:p w:rsidR="00073A7C" w:rsidDel="006C4F9E" w:rsidP="5E947D82" w:rsidRDefault="00073A7C" w14:paraId="3C36CB70" w14:textId="34771B25">
      <w:pPr>
        <w:pStyle w:val="TOC2"/>
        <w:tabs>
          <w:tab w:val="left" w:pos="660"/>
          <w:tab w:val="right" w:leader="dot" w:pos="10790"/>
        </w:tabs>
        <w:rPr>
          <w:noProof/>
          <w:kern w:val="2"/>
          <w14:ligatures w14:val="standardContextual"/>
        </w:rPr>
      </w:pPr>
    </w:p>
    <w:p w:rsidR="00073A7C" w:rsidDel="006C4F9E" w:rsidP="5E947D82" w:rsidRDefault="00073A7C" w14:paraId="1D2759BD" w14:textId="3E960483">
      <w:pPr>
        <w:pStyle w:val="TOC2"/>
        <w:tabs>
          <w:tab w:val="left" w:pos="660"/>
          <w:tab w:val="right" w:leader="dot" w:pos="10790"/>
        </w:tabs>
        <w:rPr>
          <w:noProof/>
          <w:kern w:val="2"/>
          <w14:ligatures w14:val="standardContextual"/>
        </w:rPr>
      </w:pPr>
    </w:p>
    <w:p w:rsidR="00073A7C" w:rsidDel="006C4F9E" w:rsidP="5E947D82" w:rsidRDefault="00073A7C" w14:paraId="09AA572B" w14:textId="219DDBD7">
      <w:pPr>
        <w:pStyle w:val="TOC2"/>
        <w:tabs>
          <w:tab w:val="left" w:pos="660"/>
          <w:tab w:val="right" w:leader="dot" w:pos="10790"/>
        </w:tabs>
        <w:rPr>
          <w:noProof/>
          <w:kern w:val="2"/>
          <w14:ligatures w14:val="standardContextual"/>
        </w:rPr>
      </w:pPr>
    </w:p>
    <w:p w:rsidR="00C221BB" w:rsidP="24F37CD7" w:rsidRDefault="00C221BB" w14:paraId="31B1B601" w14:noSpellErr="1" w14:textId="1DC64250">
      <w:pPr>
        <w:pStyle w:val="TOC2"/>
        <w:tabs>
          <w:tab w:val="left" w:leader="none" w:pos="660"/>
          <w:tab w:val="right" w:leader="dot" w:pos="10790"/>
        </w:tabs>
        <w:spacing w:after="200"/>
        <w:ind/>
        <w:contextualSpacing w:val="0"/>
        <w:rPr>
          <w:b w:val="1"/>
          <w:bCs w:val="1"/>
          <w:sz w:val="32"/>
          <w:szCs w:val="32"/>
        </w:rPr>
      </w:pPr>
      <w:r>
        <w:fldChar w:fldCharType="end"/>
      </w:r>
      <w:r>
        <w:br w:type="page"/>
      </w:r>
    </w:p>
    <w:p w:rsidR="00611651" w:rsidP="00EB429D" w:rsidRDefault="00284C30" w14:paraId="69B812D9" w14:textId="115CD706">
      <w:pPr>
        <w:pStyle w:val="1-Header1"/>
      </w:pPr>
      <w:bookmarkStart w:name="_Toc203482570" w:id="121"/>
      <w:r>
        <w:t>Introduction</w:t>
      </w:r>
      <w:bookmarkEnd w:id="121"/>
    </w:p>
    <w:p w:rsidRPr="00EB429D" w:rsidR="00611651" w:rsidP="00EB429D" w:rsidRDefault="00284C30" w14:paraId="55B80B49" w14:textId="36687E8E">
      <w:pPr>
        <w:pStyle w:val="2-Header2"/>
      </w:pPr>
      <w:bookmarkStart w:name="_Toc199751298" w:id="122"/>
      <w:bookmarkStart w:name="_Toc203482571" w:id="123"/>
      <w:r w:rsidRPr="00EB429D">
        <w:t>Purpose</w:t>
      </w:r>
      <w:bookmarkEnd w:id="122"/>
      <w:bookmarkEnd w:id="123"/>
    </w:p>
    <w:p w:rsidR="003F2E0C" w:rsidP="003F2E0C" w:rsidRDefault="003F2E0C" w14:paraId="1D1173AA" w14:textId="49D66E86">
      <w:r w:rsidR="003F2E0C">
        <w:rPr/>
        <w:t xml:space="preserve">This implementation guide provides a structured, repeatable framework for deploying Anaplan’s Go-To-Market (GTM) Capacity Planning </w:t>
      </w:r>
      <w:r w:rsidR="6B59DC9C">
        <w:rPr/>
        <w:t>A</w:t>
      </w:r>
      <w:r w:rsidR="003F2E0C">
        <w:rPr/>
        <w:t>pplication. It is intended to help Anaplan Professional Services teams and certified partners deliver consistent, high-quality implementations of the out-of-the-box (OOTB) solution—while enabling controlled extensions to support customer-specific workforce planning and hiring strategies.</w:t>
      </w:r>
    </w:p>
    <w:p w:rsidR="003F2E0C" w:rsidP="003F2E0C" w:rsidRDefault="003F2E0C" w14:paraId="418F131B" w14:textId="77777777"/>
    <w:p w:rsidR="003F2E0C" w:rsidP="003F2E0C" w:rsidRDefault="003F2E0C" w14:paraId="377906F0" w14:textId="5AAF65FA">
      <w:r w:rsidR="003F2E0C">
        <w:rPr/>
        <w:t xml:space="preserve">The guide focuses on the </w:t>
      </w:r>
      <w:r w:rsidR="003F2E0C">
        <w:rPr/>
        <w:t>how</w:t>
      </w:r>
      <w:r w:rsidR="003F2E0C">
        <w:rPr/>
        <w:t xml:space="preserve"> of implementation</w:t>
      </w:r>
      <w:r w:rsidR="003F2E0C">
        <w:rPr/>
        <w:t>:</w:t>
      </w:r>
      <w:r w:rsidR="6D7EBE2B">
        <w:rPr/>
        <w:t xml:space="preserve"> </w:t>
      </w:r>
      <w:r w:rsidR="003F2E0C">
        <w:rPr/>
        <w:t>what</w:t>
      </w:r>
      <w:r w:rsidR="003F2E0C">
        <w:rPr/>
        <w:t xml:space="preserve"> to configure, when to engage stakeholders, how to manage upstream and downstream dependencies, and what success looks like at each phase of delivery.</w:t>
      </w:r>
    </w:p>
    <w:p w:rsidR="003F2E0C" w:rsidP="003F2E0C" w:rsidRDefault="003F2E0C" w14:paraId="390BF450" w14:textId="77777777"/>
    <w:p w:rsidRPr="00EB429D" w:rsidR="00611651" w:rsidP="003F2E0C" w:rsidRDefault="003F2E0C" w14:paraId="1095E469" w14:textId="2FEA1FAB">
      <w:r w:rsidR="003F2E0C">
        <w:rPr/>
        <w:t xml:space="preserve">The GTM Capacity Planning </w:t>
      </w:r>
      <w:r w:rsidR="0920B6DC">
        <w:rPr/>
        <w:t>A</w:t>
      </w:r>
      <w:r w:rsidR="003F2E0C">
        <w:rPr/>
        <w:t>pplication is designed to work as part of Anaplan’s broader GTM Planning stack, integrating tightly with Account Segmentation &amp; Scoring and Territory &amp; Quota Planning to ensure capacity decisions are grounded in demand, coverage strategy, and revenue targets.</w:t>
      </w:r>
    </w:p>
    <w:p w:rsidR="00611651" w:rsidP="00EB429D" w:rsidRDefault="00284C30" w14:paraId="61685168" w14:textId="68931E68">
      <w:pPr>
        <w:pStyle w:val="2-Header2"/>
      </w:pPr>
      <w:bookmarkStart w:name="_Toc199751299" w:id="124"/>
      <w:bookmarkStart w:name="_Toc203482572" w:id="125"/>
      <w:r>
        <w:t xml:space="preserve">What </w:t>
      </w:r>
      <w:r w:rsidR="00DA774D">
        <w:t>t</w:t>
      </w:r>
      <w:r>
        <w:t xml:space="preserve">his </w:t>
      </w:r>
      <w:r w:rsidR="00DA774D">
        <w:t>g</w:t>
      </w:r>
      <w:r>
        <w:t xml:space="preserve">uide </w:t>
      </w:r>
      <w:r w:rsidR="00DA774D">
        <w:t>c</w:t>
      </w:r>
      <w:r>
        <w:t>overs</w:t>
      </w:r>
      <w:bookmarkEnd w:id="124"/>
      <w:bookmarkEnd w:id="125"/>
    </w:p>
    <w:p w:rsidR="00611651" w:rsidRDefault="00284C30" w14:paraId="7A07E4A2" w14:textId="77777777">
      <w:r>
        <w:t>This guide will help project teams:</w:t>
      </w:r>
    </w:p>
    <w:p w:rsidRPr="003F2E0C" w:rsidR="003F2E0C" w:rsidP="003F2E0C" w:rsidRDefault="003F2E0C" w14:paraId="496118FD" w14:textId="1D7A3BAB">
      <w:pPr>
        <w:pStyle w:val="ListParagraph"/>
        <w:spacing w:after="0"/>
      </w:pPr>
      <w:r w:rsidRPr="003F2E0C">
        <w:t xml:space="preserve">Understand the supported </w:t>
      </w:r>
      <w:r w:rsidRPr="003F2E0C">
        <w:rPr>
          <w:b/>
          <w:bCs/>
        </w:rPr>
        <w:t>GTM capacity planning use cases</w:t>
      </w:r>
      <w:r w:rsidRPr="003F2E0C">
        <w:t xml:space="preserve"> and business outcomes</w:t>
      </w:r>
    </w:p>
    <w:p w:rsidRPr="003F2E0C" w:rsidR="003F2E0C" w:rsidP="003F2E0C" w:rsidRDefault="003F2E0C" w14:paraId="2D0886EA" w14:textId="3041EDCA">
      <w:pPr>
        <w:pStyle w:val="ListParagraph"/>
        <w:spacing w:after="0"/>
      </w:pPr>
      <w:r w:rsidRPr="003F2E0C">
        <w:t xml:space="preserve">Prepare required </w:t>
      </w:r>
      <w:r w:rsidRPr="003F2E0C">
        <w:rPr>
          <w:b/>
          <w:bCs/>
        </w:rPr>
        <w:t>data, assumptions, and stakeholder alignment</w:t>
      </w:r>
      <w:r w:rsidRPr="003F2E0C">
        <w:t xml:space="preserve"> before kickoff</w:t>
      </w:r>
    </w:p>
    <w:p w:rsidRPr="003F2E0C" w:rsidR="003F2E0C" w:rsidP="003F2E0C" w:rsidRDefault="003F2E0C" w14:paraId="3B2C9327" w14:textId="4EEAB9FC">
      <w:pPr>
        <w:pStyle w:val="ListParagraph"/>
        <w:spacing w:after="0"/>
      </w:pPr>
      <w:r w:rsidRPr="003F2E0C">
        <w:t>Execute a phased implementation using proven delivery patterns</w:t>
      </w:r>
    </w:p>
    <w:p w:rsidRPr="003F2E0C" w:rsidR="003F2E0C" w:rsidP="003F2E0C" w:rsidRDefault="003F2E0C" w14:paraId="38161855" w14:textId="5C090EE1">
      <w:pPr>
        <w:pStyle w:val="ListParagraph"/>
        <w:spacing w:after="0"/>
      </w:pPr>
      <w:r w:rsidRPr="003F2E0C">
        <w:t>Configure and validate:</w:t>
      </w:r>
    </w:p>
    <w:p w:rsidRPr="003F2E0C" w:rsidR="003F2E0C" w:rsidP="003F2E0C" w:rsidRDefault="003F2E0C" w14:paraId="42B05490" w14:textId="77777777">
      <w:pPr>
        <w:pStyle w:val="ListParagraph"/>
        <w:numPr>
          <w:ilvl w:val="0"/>
          <w:numId w:val="55"/>
        </w:numPr>
        <w:spacing w:after="0"/>
      </w:pPr>
      <w:r w:rsidRPr="003F2E0C">
        <w:t>Headcount and FTE modeling</w:t>
      </w:r>
    </w:p>
    <w:p w:rsidRPr="003F2E0C" w:rsidR="003F2E0C" w:rsidP="003F2E0C" w:rsidRDefault="003F2E0C" w14:paraId="01A8F06F" w14:textId="77777777">
      <w:pPr>
        <w:pStyle w:val="ListParagraph"/>
        <w:numPr>
          <w:ilvl w:val="0"/>
          <w:numId w:val="55"/>
        </w:numPr>
        <w:spacing w:after="0"/>
      </w:pPr>
      <w:r w:rsidRPr="003F2E0C">
        <w:t>Productivity and ramp assumptions</w:t>
      </w:r>
    </w:p>
    <w:p w:rsidRPr="003F2E0C" w:rsidR="003F2E0C" w:rsidP="003F2E0C" w:rsidRDefault="003F2E0C" w14:paraId="491C76D0" w14:textId="77777777">
      <w:pPr>
        <w:pStyle w:val="ListParagraph"/>
        <w:numPr>
          <w:ilvl w:val="0"/>
          <w:numId w:val="55"/>
        </w:numPr>
        <w:spacing w:after="0"/>
      </w:pPr>
      <w:r w:rsidRPr="003F2E0C">
        <w:t>Coverage-based and workload-based capacity calculations</w:t>
      </w:r>
    </w:p>
    <w:p w:rsidRPr="003F2E0C" w:rsidR="003F2E0C" w:rsidP="6CEF3EB6" w:rsidRDefault="003F2E0C" w14:paraId="6406F502" w14:textId="77777777">
      <w:pPr>
        <w:pStyle w:val="ListParagraph"/>
        <w:spacing w:after="0"/>
        <w:rPr/>
      </w:pPr>
      <w:r w:rsidR="003F2E0C">
        <w:rPr/>
        <w:t>Top-down and bottom-up hiring plans</w:t>
      </w:r>
    </w:p>
    <w:p w:rsidR="31844D42" w:rsidP="6CEF3EB6" w:rsidRDefault="31844D42" w14:paraId="33E33B83" w14:textId="1E00915D">
      <w:pPr>
        <w:pStyle w:val="ListParagraph"/>
        <w:spacing w:after="0"/>
        <w:rPr>
          <w:color w:val="auto"/>
        </w:rPr>
      </w:pPr>
      <w:r w:rsidRPr="6CEF3EB6" w:rsidR="31844D42">
        <w:rPr>
          <w:color w:val="auto"/>
        </w:rPr>
        <w:t>Financial reporting and impact analysis</w:t>
      </w:r>
    </w:p>
    <w:p w:rsidRPr="003F2E0C" w:rsidR="003F2E0C" w:rsidP="003F2E0C" w:rsidRDefault="003F2E0C" w14:paraId="79F24529" w14:textId="251FA726">
      <w:pPr>
        <w:pStyle w:val="ListParagraph"/>
        <w:spacing w:after="0"/>
      </w:pPr>
      <w:r w:rsidRPr="003F2E0C">
        <w:t>Coordinate handoffs to downstream planning processes (Territory &amp; Quota, hiring systems)</w:t>
      </w:r>
    </w:p>
    <w:p w:rsidRPr="00B15884" w:rsidR="00B15884" w:rsidP="00B15884" w:rsidRDefault="00B15884" w14:paraId="0E41370B" w14:textId="77777777">
      <w:pPr>
        <w:pStyle w:val="ListParagraph"/>
        <w:numPr>
          <w:ilvl w:val="0"/>
          <w:numId w:val="0"/>
        </w:numPr>
        <w:spacing w:after="0" w:line="240" w:lineRule="auto"/>
        <w:ind w:left="720"/>
        <w:contextualSpacing w:val="0"/>
        <w:rPr>
          <w:rFonts w:ascii="Times New Roman" w:hAnsi="Times New Roman" w:eastAsia="Times New Roman" w:cs="Times New Roman"/>
          <w:color w:val="auto"/>
          <w:sz w:val="24"/>
          <w:szCs w:val="24"/>
        </w:rPr>
      </w:pPr>
    </w:p>
    <w:p w:rsidR="00611651" w:rsidP="1D02CF83" w:rsidRDefault="00284C30" w14:paraId="44C0EBAB" w14:textId="77777777">
      <w:r>
        <w:t>The guide includes:</w:t>
      </w:r>
    </w:p>
    <w:p w:rsidR="005B4EB1" w:rsidP="005B4EB1" w:rsidRDefault="00074EC5" w14:paraId="49F6A323" w14:textId="25BB2817">
      <w:pPr>
        <w:pStyle w:val="5-NormalwithBulletedList"/>
      </w:pPr>
      <w:r>
        <w:t>Phase-by-phase implementation guidance aligned to Anaplan delivery standards</w:t>
      </w:r>
    </w:p>
    <w:p w:rsidR="005B4EB1" w:rsidP="005B4EB1" w:rsidRDefault="00074EC5" w14:paraId="21CEA74B" w14:textId="77C03301">
      <w:pPr>
        <w:pStyle w:val="5-NormalwithBulletedList"/>
      </w:pPr>
      <w:r>
        <w:t>Recommended customer workshops and decision checkpoints</w:t>
      </w:r>
    </w:p>
    <w:p w:rsidR="00611651" w:rsidP="00EB429D" w:rsidRDefault="00284C30" w14:paraId="0282CEA9" w14:textId="7A568C04">
      <w:pPr>
        <w:pStyle w:val="5-NormalwithBulletedList"/>
      </w:pPr>
      <w:r>
        <w:t>Common risks and mitigation stra</w:t>
      </w:r>
      <w:r w:rsidR="00074EC5">
        <w:t>tegies</w:t>
      </w:r>
    </w:p>
    <w:p w:rsidR="00074EC5" w:rsidP="00EB429D" w:rsidRDefault="00074EC5" w14:paraId="57598B07" w14:textId="66A40029">
      <w:pPr>
        <w:pStyle w:val="5-NormalwithBulletedList"/>
      </w:pPr>
      <w:r>
        <w:t xml:space="preserve">Clear ownership expectations across </w:t>
      </w:r>
      <w:proofErr w:type="spellStart"/>
      <w:r>
        <w:t>RevOps</w:t>
      </w:r>
      <w:proofErr w:type="spellEnd"/>
      <w:r>
        <w:t>, Finance, HR, and IT</w:t>
      </w:r>
    </w:p>
    <w:p w:rsidRPr="00072ABD" w:rsidR="00611651" w:rsidP="30B466D0" w:rsidRDefault="00F71B0F" w14:paraId="6F3EDC7E" w14:textId="4024D909">
      <w:pPr>
        <w:pStyle w:val="2-Header2"/>
      </w:pPr>
      <w:bookmarkStart w:name="_Toc203482573" w:id="126"/>
      <w:bookmarkStart w:name="_Toc199751300" w:id="127"/>
      <w:r w:rsidRPr="30B466D0">
        <w:t>What this guide doesn't cover</w:t>
      </w:r>
      <w:bookmarkEnd w:id="126"/>
      <w:bookmarkEnd w:id="127"/>
    </w:p>
    <w:p w:rsidR="00611651" w:rsidRDefault="00284C30" w14:paraId="599DC955" w14:textId="77777777">
      <w:r>
        <w:t>This guide assumes the reader already understands:</w:t>
      </w:r>
    </w:p>
    <w:p w:rsidRPr="00072ABD" w:rsidR="00611651" w:rsidP="00072ABD" w:rsidRDefault="00284C30" w14:paraId="1541A084" w14:textId="31192609">
      <w:pPr>
        <w:pStyle w:val="5-NormalwithBulletedList"/>
      </w:pPr>
      <w:r w:rsidRPr="00072ABD">
        <w:t xml:space="preserve">General Anaplan modeling </w:t>
      </w:r>
      <w:r w:rsidR="00074EC5">
        <w:t>concepts and UX app configuration</w:t>
      </w:r>
    </w:p>
    <w:p w:rsidRPr="00072ABD" w:rsidR="00611651" w:rsidP="30B466D0" w:rsidRDefault="00284C30" w14:paraId="11B7AB3E" w14:textId="2E8B0E07">
      <w:pPr>
        <w:pStyle w:val="5-NormalwithBulletedList"/>
      </w:pPr>
      <w:r>
        <w:t>Anaplan Data Hub practices</w:t>
      </w:r>
      <w:r w:rsidR="00074EC5">
        <w:t xml:space="preserve"> and integration patterns</w:t>
      </w:r>
    </w:p>
    <w:p w:rsidRPr="00072ABD" w:rsidR="00611651" w:rsidP="30B466D0" w:rsidRDefault="00284C30" w14:paraId="4E312158" w14:textId="52C91C02">
      <w:pPr>
        <w:pStyle w:val="5-NormalwithBulletedList"/>
      </w:pPr>
      <w:r>
        <w:t>How to build or maintain import actions, modules, and lists</w:t>
      </w:r>
    </w:p>
    <w:p w:rsidR="1D02CF83" w:rsidP="1D02CF83" w:rsidRDefault="1D02CF83" w14:paraId="63E044CF" w14:textId="50C7AFC4">
      <w:pPr>
        <w:pStyle w:val="5-NormalwithBulletedList"/>
        <w:numPr>
          <w:ilvl w:val="0"/>
          <w:numId w:val="0"/>
        </w:numPr>
      </w:pPr>
    </w:p>
    <w:p w:rsidRPr="00072ABD" w:rsidR="00611651" w:rsidP="1D02CF83" w:rsidRDefault="00284C30" w14:paraId="4DD9132C" w14:textId="360AF0D9">
      <w:r>
        <w:t xml:space="preserve">It </w:t>
      </w:r>
      <w:r w:rsidR="67DCD45C">
        <w:t xml:space="preserve">is </w:t>
      </w:r>
      <w:r w:rsidR="77848FB0">
        <w:t>NOT</w:t>
      </w:r>
      <w:r>
        <w:t xml:space="preserve"> intended to:</w:t>
      </w:r>
    </w:p>
    <w:p w:rsidRPr="00072ABD" w:rsidR="00611651" w:rsidP="00072ABD" w:rsidRDefault="00284C30" w14:paraId="1BC14F89" w14:textId="77777777">
      <w:pPr>
        <w:pStyle w:val="5-NormalwithBulletedList"/>
      </w:pPr>
      <w:r w:rsidRPr="00072ABD">
        <w:t>Replace formal Anaplan training</w:t>
      </w:r>
    </w:p>
    <w:p w:rsidR="00611651" w:rsidP="6CEF3EB6" w:rsidRDefault="00284C30" w14:paraId="6214F85C" w14:textId="4B9697F1">
      <w:pPr>
        <w:pStyle w:val="5-NormalwithBulletedList"/>
        <w:numPr>
          <w:ilvl w:val="0"/>
          <w:numId w:val="0"/>
        </w:numPr>
      </w:pPr>
      <w:r w:rsidR="00284C30">
        <w:rPr/>
        <w:t xml:space="preserve">Teach custom solution design outside the standard </w:t>
      </w:r>
      <w:r w:rsidR="00074EC5">
        <w:rPr/>
        <w:t xml:space="preserve">GTM </w:t>
      </w:r>
      <w:r w:rsidR="1B2829CF">
        <w:rPr/>
        <w:t>C</w:t>
      </w:r>
      <w:r w:rsidR="00074EC5">
        <w:rPr/>
        <w:t>apacity Planning Application</w:t>
      </w:r>
    </w:p>
    <w:p w:rsidRPr="00072ABD" w:rsidR="00611651" w:rsidP="00B15884" w:rsidRDefault="00284C30" w14:paraId="5988C719" w14:textId="5F8B1CD2">
      <w:pPr>
        <w:pStyle w:val="5-NormalwithBulletedList"/>
      </w:pPr>
      <w:r>
        <w:t>Cover third-party integration platform configuration (</w:t>
      </w:r>
      <w:r w:rsidRPr="00B15884" w:rsidR="00B80A9B">
        <w:rPr>
          <w:color w:val="0A2F46" w:themeColor="text2"/>
        </w:rPr>
        <w:t>for example</w:t>
      </w:r>
      <w:r>
        <w:t>, Boomi, MuleSoft)</w:t>
      </w:r>
    </w:p>
    <w:p w:rsidR="00611651" w:rsidP="00072ABD" w:rsidRDefault="00284C30" w14:paraId="6F4AF693" w14:textId="6CEABEB6">
      <w:pPr>
        <w:pStyle w:val="2-Header2"/>
      </w:pPr>
      <w:bookmarkStart w:name="_Toc199751301" w:id="128"/>
      <w:bookmarkStart w:name="_Toc203482574" w:id="129"/>
      <w:r>
        <w:t xml:space="preserve">Intended </w:t>
      </w:r>
      <w:bookmarkEnd w:id="128"/>
      <w:bookmarkEnd w:id="129"/>
      <w:r w:rsidR="006C4F9E">
        <w:t>audience</w:t>
      </w:r>
    </w:p>
    <w:p w:rsidR="00611651" w:rsidRDefault="00284C30" w14:paraId="29E26635" w14:textId="77777777">
      <w:r>
        <w:t>This guide is intended for:</w:t>
      </w:r>
    </w:p>
    <w:p w:rsidRPr="00072ABD" w:rsidR="00611651" w:rsidP="6CEF3EB6" w:rsidRDefault="00284C30" w14:paraId="25A15B15" w14:textId="0A8A91A7">
      <w:pPr>
        <w:pStyle w:val="5-NormalwithBulletedList"/>
        <w:numPr>
          <w:ilvl w:val="0"/>
          <w:numId w:val="0"/>
        </w:numPr>
        <w:ind/>
      </w:pPr>
      <w:r w:rsidR="00284C30">
        <w:rPr/>
        <w:t>Anaplan Professional Services Consultants and Solution Architects</w:t>
      </w:r>
    </w:p>
    <w:p w:rsidRPr="00072ABD" w:rsidR="00611651" w:rsidP="6CEF3EB6" w:rsidRDefault="00284C30" w14:paraId="2574F192" w14:textId="7C5E4E5B">
      <w:pPr>
        <w:pStyle w:val="5-NormalwithBulletedList"/>
        <w:numPr>
          <w:ilvl w:val="0"/>
          <w:numId w:val="0"/>
        </w:numPr>
        <w:ind/>
      </w:pPr>
      <w:r w:rsidR="00284C30">
        <w:rPr/>
        <w:t>Certified Anaplan Implementation Partners</w:t>
      </w:r>
    </w:p>
    <w:p w:rsidR="30B466D0" w:rsidP="30B466D0" w:rsidRDefault="30B466D0" w14:paraId="2979D605" w14:textId="32C3BA80">
      <w:pPr>
        <w:pStyle w:val="5-NormalwithBulletedList"/>
        <w:numPr>
          <w:ilvl w:val="0"/>
          <w:numId w:val="0"/>
        </w:numPr>
        <w:ind w:left="720"/>
      </w:pPr>
    </w:p>
    <w:p w:rsidR="00611651" w:rsidP="00B15884" w:rsidRDefault="00284C30" w14:paraId="12643B4B" w14:textId="77777777">
      <w:pPr>
        <w:pStyle w:val="5-NormalwithBulletedList"/>
        <w:numPr>
          <w:ilvl w:val="0"/>
          <w:numId w:val="0"/>
        </w:numPr>
        <w:ind w:firstLine="360"/>
      </w:pPr>
      <w:r>
        <w:t>All users of this guide are expected to be proficient in:</w:t>
      </w:r>
    </w:p>
    <w:p w:rsidRPr="00072ABD" w:rsidR="00B15884" w:rsidP="00B15884" w:rsidRDefault="00B15884" w14:paraId="249884F9" w14:textId="77777777">
      <w:pPr>
        <w:pStyle w:val="5-NormalwithBulletedList"/>
        <w:numPr>
          <w:ilvl w:val="0"/>
          <w:numId w:val="0"/>
        </w:numPr>
        <w:ind w:firstLine="360"/>
      </w:pPr>
    </w:p>
    <w:p w:rsidRPr="00072ABD" w:rsidR="00611651" w:rsidP="00072ABD" w:rsidRDefault="00284C30" w14:paraId="2A436A23" w14:textId="77777777">
      <w:pPr>
        <w:pStyle w:val="5-NormalwithBulletedList"/>
      </w:pPr>
      <w:r w:rsidRPr="00072ABD">
        <w:t>Core Anaplan modeling techniques</w:t>
      </w:r>
    </w:p>
    <w:p w:rsidRPr="00072ABD" w:rsidR="00611651" w:rsidP="00072ABD" w:rsidRDefault="00284C30" w14:paraId="774B9BE6" w14:textId="77777777">
      <w:pPr>
        <w:pStyle w:val="5-NormalwithBulletedList"/>
      </w:pPr>
      <w:r w:rsidRPr="00072ABD">
        <w:t>UX app building</w:t>
      </w:r>
    </w:p>
    <w:p w:rsidRPr="00072ABD" w:rsidR="00611651" w:rsidP="00072ABD" w:rsidRDefault="00284C30" w14:paraId="2AA8C8EE" w14:textId="77777777">
      <w:pPr>
        <w:pStyle w:val="5-NormalwithBulletedList"/>
      </w:pPr>
      <w:r w:rsidRPr="00072ABD">
        <w:t>Import/export and integration design</w:t>
      </w:r>
    </w:p>
    <w:p w:rsidR="00611651" w:rsidP="00072ABD" w:rsidRDefault="00284C30" w14:paraId="28312E66" w14:textId="77777777">
      <w:pPr>
        <w:pStyle w:val="5-NormalwithBulletedList"/>
      </w:pPr>
      <w:r w:rsidRPr="00072ABD">
        <w:t>Customer-facing delivery and project lifecycle management</w:t>
      </w:r>
    </w:p>
    <w:p w:rsidR="00074EC5" w:rsidP="00074EC5" w:rsidRDefault="00074EC5" w14:paraId="119B03E1" w14:textId="77777777">
      <w:pPr>
        <w:pStyle w:val="2-Header2"/>
        <w:numPr>
          <w:ilvl w:val="0"/>
          <w:numId w:val="0"/>
        </w:numPr>
        <w:ind w:left="720"/>
      </w:pPr>
    </w:p>
    <w:p w:rsidRPr="00074EC5" w:rsidR="00074EC5" w:rsidP="00074EC5" w:rsidRDefault="00074EC5" w14:paraId="3ABA2061" w14:textId="118194AB">
      <w:pPr>
        <w:pStyle w:val="2-Header2"/>
      </w:pPr>
      <w:r w:rsidRPr="00074EC5">
        <w:t>Application context</w:t>
      </w:r>
    </w:p>
    <w:p w:rsidR="00074EC5" w:rsidP="00074EC5" w:rsidRDefault="00074EC5" w14:paraId="11790EEB" w14:textId="77777777">
      <w:pPr>
        <w:pStyle w:val="5-NormalwithBulletedList"/>
        <w:numPr>
          <w:ilvl w:val="0"/>
          <w:numId w:val="0"/>
        </w:numPr>
        <w:ind w:left="720"/>
      </w:pPr>
      <w:r w:rsidRPr="00074EC5">
        <w:t>The GTM Capacity Planning application enables organizations to translate revenue ambition into executable hiring and coverage plans by answering questions such as:</w:t>
      </w:r>
    </w:p>
    <w:p w:rsidRPr="00074EC5" w:rsidR="00074EC5" w:rsidP="00074EC5" w:rsidRDefault="00074EC5" w14:paraId="2A6398E9" w14:textId="77777777">
      <w:pPr>
        <w:pStyle w:val="5-NormalwithBulletedList"/>
        <w:numPr>
          <w:ilvl w:val="0"/>
          <w:numId w:val="0"/>
        </w:numPr>
        <w:ind w:left="720"/>
      </w:pPr>
    </w:p>
    <w:p w:rsidRPr="00074EC5" w:rsidR="00074EC5" w:rsidP="00074EC5" w:rsidRDefault="00074EC5" w14:paraId="6C3E1380" w14:textId="77777777">
      <w:pPr>
        <w:pStyle w:val="5-NormalwithBulletedList"/>
        <w:numPr>
          <w:ilvl w:val="0"/>
          <w:numId w:val="56"/>
        </w:numPr>
      </w:pPr>
      <w:r w:rsidRPr="00074EC5">
        <w:t>Do we have sufficient capacity to support our segmented demand?</w:t>
      </w:r>
    </w:p>
    <w:p w:rsidRPr="00074EC5" w:rsidR="00074EC5" w:rsidP="00074EC5" w:rsidRDefault="00074EC5" w14:paraId="247F164E" w14:textId="77777777">
      <w:pPr>
        <w:pStyle w:val="5-NormalwithBulletedList"/>
        <w:numPr>
          <w:ilvl w:val="0"/>
          <w:numId w:val="56"/>
        </w:numPr>
      </w:pPr>
      <w:r w:rsidRPr="00074EC5">
        <w:t>Where are productivity or coverage gaps by role, region, or segment?</w:t>
      </w:r>
    </w:p>
    <w:p w:rsidRPr="00074EC5" w:rsidR="00074EC5" w:rsidP="00074EC5" w:rsidRDefault="00074EC5" w14:paraId="3A876B1A" w14:textId="77777777">
      <w:pPr>
        <w:pStyle w:val="5-NormalwithBulletedList"/>
        <w:numPr>
          <w:ilvl w:val="0"/>
          <w:numId w:val="56"/>
        </w:numPr>
      </w:pPr>
      <w:r w:rsidRPr="00074EC5">
        <w:t>How should hiring be sequenced to hit targets without overspending?</w:t>
      </w:r>
    </w:p>
    <w:p w:rsidR="00074EC5" w:rsidP="00074EC5" w:rsidRDefault="00074EC5" w14:paraId="7824AA32" w14:textId="77777777">
      <w:pPr>
        <w:pStyle w:val="5-NormalwithBulletedList"/>
        <w:numPr>
          <w:ilvl w:val="0"/>
          <w:numId w:val="56"/>
        </w:numPr>
        <w:rPr/>
      </w:pPr>
      <w:r w:rsidR="00074EC5">
        <w:rPr/>
        <w:t xml:space="preserve">What is the impact of attrition, ramp time, and seasonality on </w:t>
      </w:r>
      <w:r w:rsidR="00074EC5">
        <w:rPr/>
        <w:t>bookings</w:t>
      </w:r>
      <w:r w:rsidR="00074EC5">
        <w:rPr/>
        <w:t xml:space="preserve"> capacity?</w:t>
      </w:r>
    </w:p>
    <w:p w:rsidR="2F95DEC2" w:rsidP="6CEF3EB6" w:rsidRDefault="2F95DEC2" w14:paraId="6CA62E99" w14:textId="0C487627">
      <w:pPr>
        <w:pStyle w:val="5-NormalwithBulletedList"/>
        <w:numPr>
          <w:ilvl w:val="0"/>
          <w:numId w:val="56"/>
        </w:numPr>
        <w:rPr>
          <w:color w:val="auto"/>
        </w:rPr>
      </w:pPr>
      <w:r w:rsidRPr="6CEF3EB6" w:rsidR="2F95DEC2">
        <w:rPr>
          <w:color w:val="auto"/>
        </w:rPr>
        <w:t xml:space="preserve">What is the </w:t>
      </w:r>
      <w:r w:rsidRPr="6CEF3EB6" w:rsidR="2F95DEC2">
        <w:rPr>
          <w:color w:val="auto"/>
        </w:rPr>
        <w:t>financial impact</w:t>
      </w:r>
      <w:r w:rsidRPr="6CEF3EB6" w:rsidR="2F95DEC2">
        <w:rPr>
          <w:color w:val="auto"/>
        </w:rPr>
        <w:t xml:space="preserve"> of my hiring strategy?</w:t>
      </w:r>
    </w:p>
    <w:p w:rsidR="6CEF3EB6" w:rsidP="6CEF3EB6" w:rsidRDefault="6CEF3EB6" w14:paraId="54FE72B7" w14:textId="6FAFFD00">
      <w:pPr>
        <w:pStyle w:val="5-NormalwithBulletedList"/>
        <w:numPr>
          <w:ilvl w:val="0"/>
          <w:numId w:val="0"/>
        </w:numPr>
        <w:ind w:left="720"/>
        <w:rPr>
          <w:color w:val="0A2F46" w:themeColor="text2" w:themeTint="FF" w:themeShade="FF"/>
          <w:sz w:val="22"/>
          <w:szCs w:val="22"/>
        </w:rPr>
      </w:pPr>
    </w:p>
    <w:p w:rsidRPr="00074EC5" w:rsidR="00074EC5" w:rsidP="00074EC5" w:rsidRDefault="00074EC5" w14:paraId="31A233A1" w14:textId="77777777">
      <w:pPr>
        <w:pStyle w:val="5-NormalwithBulletedList"/>
        <w:numPr>
          <w:ilvl w:val="0"/>
          <w:numId w:val="0"/>
        </w:numPr>
        <w:ind w:left="720"/>
      </w:pPr>
      <w:r w:rsidRPr="00074EC5">
        <w:t xml:space="preserve">When implemented correctly, the application becomes the </w:t>
      </w:r>
      <w:r w:rsidRPr="00074EC5">
        <w:rPr>
          <w:b/>
          <w:bCs/>
        </w:rPr>
        <w:t>system of record for GTM capacity decisions</w:t>
      </w:r>
      <w:r w:rsidRPr="00074EC5">
        <w:t>, feeding validated headcount outputs into Territory &amp; Quota planning and downstream HR systems.</w:t>
      </w:r>
    </w:p>
    <w:p w:rsidRPr="00072ABD" w:rsidR="00074EC5" w:rsidP="00074EC5" w:rsidRDefault="00074EC5" w14:paraId="61A333ED" w14:textId="77777777">
      <w:pPr>
        <w:pStyle w:val="5-NormalwithBulletedList"/>
        <w:numPr>
          <w:ilvl w:val="0"/>
          <w:numId w:val="0"/>
        </w:numPr>
        <w:ind w:left="720" w:hanging="360"/>
      </w:pPr>
    </w:p>
    <w:p w:rsidR="00611651" w:rsidRDefault="00284C30" w14:paraId="01CDD407" w14:textId="77777777">
      <w:r>
        <w:br w:type="page"/>
      </w:r>
    </w:p>
    <w:p w:rsidRPr="00072ABD" w:rsidR="00611651" w:rsidP="00072ABD" w:rsidRDefault="00B15884" w14:paraId="504BC345" w14:textId="18A3892E">
      <w:pPr>
        <w:pStyle w:val="1-Header1"/>
        <w:rPr/>
      </w:pPr>
      <w:bookmarkStart w:name="_Toc203482575" w:id="130"/>
      <w:r w:rsidR="106FCFCE">
        <w:rPr/>
        <w:t>Capacity Planning</w:t>
      </w:r>
      <w:r w:rsidR="00284C30">
        <w:rPr/>
        <w:t xml:space="preserve"> Overview</w:t>
      </w:r>
      <w:bookmarkEnd w:id="130"/>
    </w:p>
    <w:p w:rsidRPr="00072ABD" w:rsidR="00611651" w:rsidP="30B466D0" w:rsidRDefault="00284C30" w14:paraId="058F06CA" w14:textId="4B3C8FFD">
      <w:pPr>
        <w:pStyle w:val="2-Header2"/>
        <w:rPr/>
      </w:pPr>
      <w:bookmarkStart w:name="_Toc199751302" w:id="131"/>
      <w:bookmarkStart w:name="_Toc203482576" w:id="132"/>
      <w:r w:rsidR="00284C30">
        <w:rPr/>
        <w:t xml:space="preserve">Business </w:t>
      </w:r>
      <w:bookmarkEnd w:id="131"/>
      <w:bookmarkEnd w:id="132"/>
      <w:r w:rsidR="006C4F9E">
        <w:rPr/>
        <w:t>context</w:t>
      </w:r>
    </w:p>
    <w:p w:rsidR="00CA213B" w:rsidP="00CA213B" w:rsidRDefault="00CA213B" w14:paraId="6711769A" w14:textId="77777777">
      <w:r>
        <w:t>GTM Capacity Planning sits at the intersection of revenue ambition, coverage strategy, and workforce reality. While Territory &amp; Quota Planning defines where sellers operate and what they are accountable for, GTM Capacity Planning answers a harder question:</w:t>
      </w:r>
    </w:p>
    <w:p w:rsidR="00CA213B" w:rsidP="00CA213B" w:rsidRDefault="00CA213B" w14:paraId="23FFDE85" w14:textId="77777777"/>
    <w:p w:rsidR="00B15884" w:rsidP="00CA213B" w:rsidRDefault="00CA213B" w14:paraId="1040EEC6" w14:textId="2A084F5D">
      <w:r>
        <w:t>Do we have the right people, in the right roles, at the right time, to realistically hit our targets?</w:t>
      </w:r>
    </w:p>
    <w:p w:rsidR="00CA213B" w:rsidP="00CA213B" w:rsidRDefault="00CA213B" w14:paraId="7BC2B4EF" w14:textId="77777777"/>
    <w:p w:rsidR="00CA213B" w:rsidP="00CA213B" w:rsidRDefault="00CA213B" w14:paraId="7412AD73" w14:textId="219A32EE">
      <w:r>
        <w:t>Most organizations struggle here because capacity decisions are fragmented:</w:t>
      </w:r>
    </w:p>
    <w:p w:rsidR="00CA213B" w:rsidP="00CA213B" w:rsidRDefault="00CA213B" w14:paraId="724707DC" w14:textId="33A0A0BD">
      <w:pPr>
        <w:pStyle w:val="5-NormalwithBulletedList"/>
        <w:numPr>
          <w:ilvl w:val="0"/>
          <w:numId w:val="56"/>
        </w:numPr>
      </w:pPr>
      <w:r>
        <w:t>Sales targets are set without validating productivity assumptions</w:t>
      </w:r>
    </w:p>
    <w:p w:rsidR="00CA213B" w:rsidP="00CA213B" w:rsidRDefault="00CA213B" w14:paraId="2FB25DE4" w14:textId="3443490E">
      <w:pPr>
        <w:pStyle w:val="5-NormalwithBulletedList"/>
        <w:numPr>
          <w:ilvl w:val="0"/>
          <w:numId w:val="56"/>
        </w:numPr>
      </w:pPr>
      <w:r>
        <w:t>Hiring plans are disconnected from account coverage needs</w:t>
      </w:r>
    </w:p>
    <w:p w:rsidR="00CA213B" w:rsidP="00CA213B" w:rsidRDefault="00CA213B" w14:paraId="75E3C034" w14:textId="14566220">
      <w:pPr>
        <w:pStyle w:val="5-NormalwithBulletedList"/>
        <w:numPr>
          <w:ilvl w:val="0"/>
          <w:numId w:val="56"/>
        </w:numPr>
      </w:pPr>
      <w:r>
        <w:t>Finance approves headcount budgets without visibility into revenue impact</w:t>
      </w:r>
    </w:p>
    <w:p w:rsidR="00CA213B" w:rsidP="00CA213B" w:rsidRDefault="00CA213B" w14:paraId="789A7432" w14:textId="50FF1667">
      <w:pPr>
        <w:pStyle w:val="5-NormalwithBulletedList"/>
        <w:numPr>
          <w:ilvl w:val="0"/>
          <w:numId w:val="56"/>
        </w:numPr>
      </w:pPr>
      <w:r>
        <w:t>Attrition, ramp time, and seasonality are modeled offline—if at all</w:t>
      </w:r>
    </w:p>
    <w:p w:rsidR="00CA213B" w:rsidP="00CA213B" w:rsidRDefault="00CA213B" w14:paraId="7E269038" w14:textId="77777777"/>
    <w:p w:rsidR="00CA213B" w:rsidP="00CA213B" w:rsidRDefault="00CA213B" w14:paraId="3E8C001A" w14:textId="2877C1CF">
      <w:r>
        <w:t>The GTM Capacity Planning application addresses these gaps by providing a single, scenario-driven capacity model that aligns:</w:t>
      </w:r>
    </w:p>
    <w:p w:rsidR="00CA213B" w:rsidP="00CA213B" w:rsidRDefault="00CA213B" w14:paraId="66A3ABF9" w14:textId="1552F9A5">
      <w:pPr>
        <w:pStyle w:val="5-NormalwithBulletedList"/>
        <w:numPr>
          <w:ilvl w:val="0"/>
          <w:numId w:val="56"/>
        </w:numPr>
      </w:pPr>
      <w:r>
        <w:t>Demand (from segmentation, coverage, and targets)</w:t>
      </w:r>
    </w:p>
    <w:p w:rsidR="00CA213B" w:rsidP="00CA213B" w:rsidRDefault="00CA213B" w14:paraId="6F8A1790" w14:textId="2B3FE172">
      <w:pPr>
        <w:pStyle w:val="5-NormalwithBulletedList"/>
        <w:numPr>
          <w:ilvl w:val="0"/>
          <w:numId w:val="56"/>
        </w:numPr>
      </w:pPr>
      <w:r>
        <w:t>Supply (current and planned headcount)</w:t>
      </w:r>
    </w:p>
    <w:p w:rsidR="00CA213B" w:rsidP="00CA213B" w:rsidRDefault="00CA213B" w14:paraId="46859E7E" w14:textId="4CB89639">
      <w:pPr>
        <w:pStyle w:val="5-NormalwithBulletedList"/>
        <w:numPr>
          <w:ilvl w:val="0"/>
          <w:numId w:val="56"/>
        </w:numPr>
      </w:pPr>
      <w:r>
        <w:t>Productivity (ramp, attainment, seasonality)</w:t>
      </w:r>
    </w:p>
    <w:p w:rsidR="00CA213B" w:rsidP="00CA213B" w:rsidRDefault="00CA213B" w14:paraId="0F1E243D" w14:textId="77777777">
      <w:pPr>
        <w:pStyle w:val="5-NormalwithBulletedList"/>
        <w:numPr>
          <w:ilvl w:val="0"/>
          <w:numId w:val="56"/>
        </w:numPr>
      </w:pPr>
      <w:r>
        <w:t>Cost (</w:t>
      </w:r>
      <w:proofErr w:type="gramStart"/>
      <w:r>
        <w:t>fully-loaded</w:t>
      </w:r>
      <w:proofErr w:type="gramEnd"/>
      <w:r>
        <w:t xml:space="preserve"> headcount assumptions)</w:t>
      </w:r>
    </w:p>
    <w:p w:rsidR="00CA213B" w:rsidP="00CA213B" w:rsidRDefault="00CA213B" w14:paraId="1260F12F" w14:textId="77777777"/>
    <w:p w:rsidR="00CA213B" w:rsidP="00CA213B" w:rsidRDefault="00CA213B" w14:paraId="3BD34D4F" w14:textId="77777777">
      <w:r>
        <w:t xml:space="preserve">The result is a defensible, finance-aligned hiring plan that can be operationalized across Sales, </w:t>
      </w:r>
      <w:proofErr w:type="spellStart"/>
      <w:r>
        <w:t>RevOps</w:t>
      </w:r>
      <w:proofErr w:type="spellEnd"/>
      <w:r>
        <w:t>, HR, and Finance.</w:t>
      </w:r>
    </w:p>
    <w:p w:rsidR="00CA213B" w:rsidP="00CA213B" w:rsidRDefault="00CA213B" w14:paraId="05C98989" w14:textId="77777777"/>
    <w:p w:rsidRPr="00CA213B" w:rsidR="00CA213B" w:rsidP="00CA213B" w:rsidRDefault="00CA213B" w14:paraId="60B6B5D6" w14:textId="4D935FA2">
      <w:pPr>
        <w:pStyle w:val="2-Header2"/>
        <w:rPr/>
      </w:pPr>
      <w:r w:rsidR="00CA213B">
        <w:rPr/>
        <w:t>Supported planning use cases</w:t>
      </w:r>
    </w:p>
    <w:p w:rsidRPr="00CA213B" w:rsidR="00CA213B" w:rsidP="00CA213B" w:rsidRDefault="00CA213B" w14:paraId="5C6ACA54" w14:textId="77777777">
      <w:r w:rsidRPr="00CA213B">
        <w:t>The application is designed to support the following core use cases out of the box:</w:t>
      </w:r>
    </w:p>
    <w:p w:rsidRPr="00CA213B" w:rsidR="00CA213B" w:rsidP="00CA213B" w:rsidRDefault="00CA213B" w14:paraId="07E0CE76" w14:textId="77777777">
      <w:pPr>
        <w:numPr>
          <w:ilvl w:val="0"/>
          <w:numId w:val="60"/>
        </w:numPr>
      </w:pPr>
      <w:r w:rsidRPr="00CA213B">
        <w:rPr>
          <w:b/>
          <w:bCs/>
        </w:rPr>
        <w:t>Headcount and FTE modeling</w:t>
      </w:r>
    </w:p>
    <w:p w:rsidRPr="00CA213B" w:rsidR="00CA213B" w:rsidP="00CA213B" w:rsidRDefault="00CA213B" w14:paraId="565D4574" w14:textId="77777777">
      <w:pPr>
        <w:numPr>
          <w:ilvl w:val="1"/>
          <w:numId w:val="60"/>
        </w:numPr>
      </w:pPr>
      <w:r w:rsidRPr="00CA213B">
        <w:t>Track current and planned headcount over time</w:t>
      </w:r>
    </w:p>
    <w:p w:rsidRPr="00CA213B" w:rsidR="00CA213B" w:rsidP="00CA213B" w:rsidRDefault="00CA213B" w14:paraId="533E6302" w14:textId="77777777">
      <w:pPr>
        <w:numPr>
          <w:ilvl w:val="1"/>
          <w:numId w:val="60"/>
        </w:numPr>
      </w:pPr>
      <w:r w:rsidRPr="00CA213B">
        <w:t>Convert headcount to effective capacity using ramp profiles and attrition</w:t>
      </w:r>
    </w:p>
    <w:p w:rsidRPr="00CA213B" w:rsidR="00CA213B" w:rsidP="00CA213B" w:rsidRDefault="00CA213B" w14:paraId="1B6924D6" w14:textId="77777777">
      <w:pPr>
        <w:numPr>
          <w:ilvl w:val="0"/>
          <w:numId w:val="60"/>
        </w:numPr>
      </w:pPr>
      <w:r w:rsidRPr="00CA213B">
        <w:rPr>
          <w:b/>
          <w:bCs/>
        </w:rPr>
        <w:t>Productivity and capacity gap analysis</w:t>
      </w:r>
    </w:p>
    <w:p w:rsidRPr="00CA213B" w:rsidR="00CA213B" w:rsidP="00CA213B" w:rsidRDefault="00CA213B" w14:paraId="2BB6E8CE" w14:textId="77777777">
      <w:pPr>
        <w:numPr>
          <w:ilvl w:val="1"/>
          <w:numId w:val="60"/>
        </w:numPr>
      </w:pPr>
      <w:r w:rsidRPr="00CA213B">
        <w:t>Compare expected capacity against bookings or revenue targets</w:t>
      </w:r>
    </w:p>
    <w:p w:rsidRPr="00CA213B" w:rsidR="00CA213B" w:rsidP="00CA213B" w:rsidRDefault="00CA213B" w14:paraId="230DF01E" w14:textId="77777777">
      <w:pPr>
        <w:numPr>
          <w:ilvl w:val="1"/>
          <w:numId w:val="60"/>
        </w:numPr>
      </w:pPr>
      <w:r w:rsidRPr="00CA213B">
        <w:t>Identify shortfalls by role, geography, or segment</w:t>
      </w:r>
    </w:p>
    <w:p w:rsidRPr="00CA213B" w:rsidR="00CA213B" w:rsidP="00CA213B" w:rsidRDefault="00CA213B" w14:paraId="68C17B19" w14:textId="77777777">
      <w:pPr>
        <w:numPr>
          <w:ilvl w:val="0"/>
          <w:numId w:val="60"/>
        </w:numPr>
      </w:pPr>
      <w:r w:rsidRPr="00CA213B">
        <w:rPr>
          <w:b/>
          <w:bCs/>
        </w:rPr>
        <w:t>Top-down capacity planning</w:t>
      </w:r>
    </w:p>
    <w:p w:rsidRPr="00CA213B" w:rsidR="00CA213B" w:rsidP="00CA213B" w:rsidRDefault="00CA213B" w14:paraId="619C63DE" w14:textId="77777777">
      <w:pPr>
        <w:numPr>
          <w:ilvl w:val="1"/>
          <w:numId w:val="60"/>
        </w:numPr>
      </w:pPr>
      <w:r w:rsidRPr="00CA213B">
        <w:t>Allocate a finance-approved headcount envelope (NTE) across roles and regions</w:t>
      </w:r>
    </w:p>
    <w:p w:rsidRPr="00CA213B" w:rsidR="00CA213B" w:rsidP="00CA213B" w:rsidRDefault="00CA213B" w14:paraId="47B02A2B" w14:textId="77777777">
      <w:pPr>
        <w:numPr>
          <w:ilvl w:val="1"/>
          <w:numId w:val="60"/>
        </w:numPr>
      </w:pPr>
      <w:r w:rsidRPr="00CA213B">
        <w:t>Cascade targets through the sales hierarchy with governance</w:t>
      </w:r>
    </w:p>
    <w:p w:rsidRPr="00CA213B" w:rsidR="00CA213B" w:rsidP="00CA213B" w:rsidRDefault="00CA213B" w14:paraId="4C4E8A63" w14:textId="77777777">
      <w:pPr>
        <w:numPr>
          <w:ilvl w:val="0"/>
          <w:numId w:val="60"/>
        </w:numPr>
      </w:pPr>
      <w:r w:rsidRPr="00CA213B">
        <w:rPr>
          <w:b/>
          <w:bCs/>
        </w:rPr>
        <w:t>Bottom-up hiring plans</w:t>
      </w:r>
    </w:p>
    <w:p w:rsidRPr="00CA213B" w:rsidR="00CA213B" w:rsidP="00CA213B" w:rsidRDefault="00CA213B" w14:paraId="7C1FDED7" w14:textId="77777777">
      <w:pPr>
        <w:numPr>
          <w:ilvl w:val="1"/>
          <w:numId w:val="60"/>
        </w:numPr>
      </w:pPr>
      <w:r w:rsidRPr="00CA213B">
        <w:t>Build month-by-month hiring and attrition plans</w:t>
      </w:r>
    </w:p>
    <w:p w:rsidRPr="00CA213B" w:rsidR="00CA213B" w:rsidP="00CA213B" w:rsidRDefault="00CA213B" w14:paraId="6DB4C701" w14:textId="77777777">
      <w:pPr>
        <w:numPr>
          <w:ilvl w:val="1"/>
          <w:numId w:val="60"/>
        </w:numPr>
      </w:pPr>
      <w:r w:rsidRPr="00CA213B">
        <w:t>Model timing impact on capacity and target attainment</w:t>
      </w:r>
    </w:p>
    <w:p w:rsidRPr="00CA213B" w:rsidR="00CA213B" w:rsidP="00CA213B" w:rsidRDefault="00CA213B" w14:paraId="4B435697" w14:textId="77777777">
      <w:pPr>
        <w:numPr>
          <w:ilvl w:val="0"/>
          <w:numId w:val="60"/>
        </w:numPr>
      </w:pPr>
      <w:r w:rsidRPr="00CA213B">
        <w:rPr>
          <w:b/>
          <w:bCs/>
        </w:rPr>
        <w:t>Coverage-based capacity planning</w:t>
      </w:r>
    </w:p>
    <w:p w:rsidRPr="00CA213B" w:rsidR="00CA213B" w:rsidP="00CA213B" w:rsidRDefault="00CA213B" w14:paraId="715DC7FA" w14:textId="77777777">
      <w:pPr>
        <w:numPr>
          <w:ilvl w:val="1"/>
          <w:numId w:val="60"/>
        </w:numPr>
      </w:pPr>
      <w:r w:rsidRPr="00CA213B">
        <w:t>Derive headcount needs from account coverage ratios by segment and role</w:t>
      </w:r>
    </w:p>
    <w:p w:rsidRPr="00CA213B" w:rsidR="00CA213B" w:rsidP="00CA213B" w:rsidRDefault="00CA213B" w14:paraId="35CDBBF4" w14:textId="77777777">
      <w:pPr>
        <w:numPr>
          <w:ilvl w:val="0"/>
          <w:numId w:val="60"/>
        </w:numPr>
      </w:pPr>
      <w:r w:rsidRPr="00CA213B">
        <w:rPr>
          <w:b/>
          <w:bCs/>
        </w:rPr>
        <w:t>Workload-based capacity planning (advanced)</w:t>
      </w:r>
    </w:p>
    <w:p w:rsidRPr="00CA213B" w:rsidR="00CA213B" w:rsidP="00CA213B" w:rsidRDefault="00CA213B" w14:paraId="30B05C7A" w14:textId="77777777">
      <w:pPr>
        <w:numPr>
          <w:ilvl w:val="1"/>
          <w:numId w:val="60"/>
        </w:numPr>
      </w:pPr>
      <w:r w:rsidRPr="00CA213B">
        <w:t>Estimate required capacity based on hours per account and utilization assumptions</w:t>
      </w:r>
    </w:p>
    <w:p w:rsidRPr="00CA213B" w:rsidR="00CA213B" w:rsidP="00CA213B" w:rsidRDefault="00CA213B" w14:paraId="78D8902E" w14:textId="77777777">
      <w:pPr>
        <w:numPr>
          <w:ilvl w:val="0"/>
          <w:numId w:val="60"/>
        </w:numPr>
      </w:pPr>
      <w:r w:rsidRPr="00CA213B">
        <w:rPr>
          <w:b/>
          <w:bCs/>
        </w:rPr>
        <w:t>Scenario comparison</w:t>
      </w:r>
    </w:p>
    <w:p w:rsidRPr="00CA213B" w:rsidR="00CA213B" w:rsidP="00CA213B" w:rsidRDefault="00CA213B" w14:paraId="27202914" w14:textId="77777777">
      <w:pPr>
        <w:numPr>
          <w:ilvl w:val="1"/>
          <w:numId w:val="60"/>
        </w:numPr>
        <w:rPr/>
      </w:pPr>
      <w:r w:rsidR="00CA213B">
        <w:rPr/>
        <w:t>Evaluate multiple hiring strategies before committing to a plan</w:t>
      </w:r>
    </w:p>
    <w:p w:rsidR="6CEF3EB6" w:rsidP="6CEF3EB6" w:rsidRDefault="6CEF3EB6" w14:paraId="149CE7AB" w14:textId="325C3B45">
      <w:pPr>
        <w:tabs>
          <w:tab w:val="num" w:leader="none" w:pos="360"/>
        </w:tabs>
        <w:ind w:left="360"/>
      </w:pPr>
    </w:p>
    <w:p w:rsidRPr="00CA213B" w:rsidR="00CA213B" w:rsidP="6CEF3EB6" w:rsidRDefault="00CA213B" w14:paraId="17D49B31" w14:textId="77777777">
      <w:pPr>
        <w:tabs>
          <w:tab w:val="num" w:pos="360"/>
        </w:tabs>
        <w:ind w:left="360"/>
      </w:pPr>
      <w:r w:rsidR="00CA213B">
        <w:rPr/>
        <w:t xml:space="preserve">These use cases are intentionally opinionated to accelerate time-to-value while still allowing extension where </w:t>
      </w:r>
      <w:r w:rsidR="00CA213B">
        <w:rPr/>
        <w:t>required</w:t>
      </w:r>
      <w:r w:rsidR="00CA213B">
        <w:rPr/>
        <w:t>.</w:t>
      </w:r>
    </w:p>
    <w:p w:rsidRPr="00072ABD" w:rsidR="00611651" w:rsidP="00CA213B" w:rsidRDefault="005655F9" w14:paraId="5B0419E5" w14:textId="34499442">
      <w:r>
        <w:br/>
      </w:r>
    </w:p>
    <w:p w:rsidR="00611651" w:rsidP="00072ABD" w:rsidRDefault="00284C30" w14:paraId="47624DF8" w14:textId="2912A091">
      <w:pPr>
        <w:pStyle w:val="2-Header2"/>
        <w:rPr/>
      </w:pPr>
      <w:bookmarkStart w:name="_Toc199751303" w:id="133"/>
      <w:bookmarkStart w:name="_Toc203482577" w:id="134"/>
      <w:r w:rsidR="00284C30">
        <w:rPr/>
        <w:t xml:space="preserve">Planning </w:t>
      </w:r>
      <w:r w:rsidR="006C4F9E">
        <w:rPr/>
        <w:t xml:space="preserve">process </w:t>
      </w:r>
      <w:bookmarkEnd w:id="133"/>
      <w:bookmarkEnd w:id="134"/>
      <w:r w:rsidR="006C4F9E">
        <w:rPr/>
        <w:t>overview</w:t>
      </w:r>
    </w:p>
    <w:p w:rsidR="00B15884" w:rsidRDefault="00CA213B" w14:paraId="471D9C2E" w14:textId="4731EC56">
      <w:r w:rsidRPr="00CA213B">
        <w:t>The GTM Capacity Planning application follows a structured, iterative planning flow. While customers may emphasize different entry points, successful implementations typically follow this sequence:</w:t>
      </w:r>
    </w:p>
    <w:tbl>
      <w:tblPr>
        <w:tblStyle w:val="Runbook-Table"/>
        <w:tblW w:w="10800" w:type="dxa"/>
        <w:tblInd w:w="-5" w:type="dxa"/>
        <w:tblLook w:val="04A0" w:firstRow="1" w:lastRow="0" w:firstColumn="1" w:lastColumn="0" w:noHBand="0" w:noVBand="1"/>
      </w:tblPr>
      <w:tblGrid>
        <w:gridCol w:w="4111"/>
        <w:gridCol w:w="6689"/>
      </w:tblGrid>
      <w:tr w:rsidR="00611651" w:rsidTr="30B466D0" w14:paraId="052A4804" w14:textId="77777777">
        <w:trPr>
          <w:cnfStyle w:val="100000000000" w:firstRow="1" w:lastRow="0" w:firstColumn="0" w:lastColumn="0" w:oddVBand="0" w:evenVBand="0" w:oddHBand="0" w:evenHBand="0" w:firstRowFirstColumn="0" w:firstRowLastColumn="0" w:lastRowFirstColumn="0" w:lastRowLastColumn="0"/>
          <w:trHeight w:val="300"/>
        </w:trPr>
        <w:tc>
          <w:tcPr>
            <w:tcW w:w="4111" w:type="dxa"/>
          </w:tcPr>
          <w:p w:rsidRPr="00072ABD" w:rsidR="00611651" w:rsidP="00073A7C" w:rsidRDefault="00284C30" w14:paraId="785FAAD1" w14:textId="77777777">
            <w:pPr>
              <w:ind w:left="170"/>
              <w:jc w:val="center"/>
              <w:rPr>
                <w:color w:val="FFFFFF" w:themeColor="background1"/>
              </w:rPr>
            </w:pPr>
            <w:r w:rsidRPr="00072ABD">
              <w:rPr>
                <w:color w:val="FFFFFF" w:themeColor="background1"/>
              </w:rPr>
              <w:t>Process</w:t>
            </w:r>
          </w:p>
        </w:tc>
        <w:tc>
          <w:tcPr>
            <w:tcW w:w="6689" w:type="dxa"/>
          </w:tcPr>
          <w:p w:rsidRPr="00072ABD" w:rsidR="00611651" w:rsidP="00073A7C" w:rsidRDefault="00284C30" w14:paraId="0929017A" w14:textId="77777777">
            <w:pPr>
              <w:ind w:left="170"/>
              <w:jc w:val="center"/>
              <w:rPr>
                <w:color w:val="FFFFFF" w:themeColor="background1"/>
              </w:rPr>
            </w:pPr>
            <w:r w:rsidRPr="00072ABD">
              <w:rPr>
                <w:color w:val="FFFFFF" w:themeColor="background1"/>
              </w:rPr>
              <w:t>Description</w:t>
            </w:r>
          </w:p>
        </w:tc>
      </w:tr>
      <w:tr w:rsidR="00611651" w:rsidTr="30B466D0" w14:paraId="62BE2A2A" w14:textId="77777777">
        <w:trPr>
          <w:trHeight w:val="300"/>
        </w:trPr>
        <w:tc>
          <w:tcPr>
            <w:tcW w:w="4111" w:type="dxa"/>
          </w:tcPr>
          <w:p w:rsidR="00611651" w:rsidP="30B466D0" w:rsidRDefault="00284C30" w14:paraId="421978C0" w14:textId="58386F88">
            <w:pPr>
              <w:ind w:left="0"/>
              <w:rPr>
                <w:color w:val="0A2F46" w:themeColor="text2"/>
              </w:rPr>
            </w:pPr>
            <w:r>
              <w:t xml:space="preserve">1. </w:t>
            </w:r>
            <w:r w:rsidRPr="00CA213B" w:rsidR="00CA213B">
              <w:rPr>
                <w:color w:val="0A2F46" w:themeColor="text2"/>
              </w:rPr>
              <w:t>Establish baseline capacity</w:t>
            </w:r>
            <w:r>
              <w:tab/>
            </w:r>
          </w:p>
        </w:tc>
        <w:tc>
          <w:tcPr>
            <w:tcW w:w="6689" w:type="dxa"/>
          </w:tcPr>
          <w:p w:rsidR="00611651" w:rsidP="1D02CF83" w:rsidRDefault="00BA6C73" w14:paraId="663A3989" w14:textId="051D880B">
            <w:pPr>
              <w:ind w:left="0"/>
            </w:pPr>
            <w:r w:rsidRPr="00BA6C73">
              <w:t>Load current-state headcount, FTE, sales roles, territories, and historical performance. Validate role definitions, hierarchy alignment, and start/end dates to ensure capacity calculations reflect reality, not org charts. This step creates the factual baseline against which all scenarios are evaluated.</w:t>
            </w:r>
          </w:p>
        </w:tc>
      </w:tr>
      <w:tr w:rsidR="00611651" w:rsidTr="30B466D0" w14:paraId="14EF5192" w14:textId="77777777">
        <w:trPr>
          <w:trHeight w:val="300"/>
        </w:trPr>
        <w:tc>
          <w:tcPr>
            <w:tcW w:w="4111" w:type="dxa"/>
          </w:tcPr>
          <w:p w:rsidR="00611651" w:rsidP="1D02CF83" w:rsidRDefault="00284C30" w14:paraId="34646E97" w14:textId="476DA145">
            <w:pPr>
              <w:ind w:left="0"/>
            </w:pPr>
            <w:r>
              <w:t xml:space="preserve">2. </w:t>
            </w:r>
            <w:r w:rsidRPr="00CA213B" w:rsidR="00CA213B">
              <w:t>Define productivity assumptions</w:t>
            </w:r>
          </w:p>
        </w:tc>
        <w:tc>
          <w:tcPr>
            <w:tcW w:w="6689" w:type="dxa"/>
          </w:tcPr>
          <w:p w:rsidR="00611651" w:rsidP="1D02CF83" w:rsidRDefault="00BA6C73" w14:paraId="0BF36ED3" w14:textId="31AFE69B">
            <w:pPr>
              <w:ind w:left="0"/>
            </w:pPr>
            <w:r w:rsidRPr="00BA6C73">
              <w:t xml:space="preserve">Configure ramp profiles, attainment assumptions, productivity growth, and seasonality. These assumptions convert raw headcount into effective </w:t>
            </w:r>
            <w:proofErr w:type="gramStart"/>
            <w:r w:rsidRPr="00BA6C73">
              <w:t>selling capacity</w:t>
            </w:r>
            <w:proofErr w:type="gramEnd"/>
            <w:r w:rsidRPr="00BA6C73">
              <w:t xml:space="preserve"> over time and are the most common source of downstream variance if not validated early with Sales and Finance.</w:t>
            </w:r>
          </w:p>
        </w:tc>
      </w:tr>
      <w:tr w:rsidR="00611651" w:rsidTr="30B466D0" w14:paraId="4DF5E5CB" w14:textId="77777777">
        <w:trPr>
          <w:trHeight w:val="300"/>
        </w:trPr>
        <w:tc>
          <w:tcPr>
            <w:tcW w:w="4111" w:type="dxa"/>
          </w:tcPr>
          <w:p w:rsidR="00611651" w:rsidP="1D02CF83" w:rsidRDefault="00284C30" w14:paraId="3C191B5E" w14:textId="2410E52A">
            <w:pPr>
              <w:ind w:left="0"/>
            </w:pPr>
            <w:r>
              <w:t xml:space="preserve">3. </w:t>
            </w:r>
            <w:r w:rsidRPr="00CA213B" w:rsidR="00CA213B">
              <w:t>Assess demand</w:t>
            </w:r>
          </w:p>
        </w:tc>
        <w:tc>
          <w:tcPr>
            <w:tcW w:w="6689" w:type="dxa"/>
          </w:tcPr>
          <w:p w:rsidR="00611651" w:rsidP="1D02CF83" w:rsidRDefault="00BA6C73" w14:paraId="2A3BAA02" w14:textId="0E2CF587">
            <w:pPr>
              <w:ind w:left="0"/>
            </w:pPr>
            <w:r w:rsidRPr="00BA6C73">
              <w:t>Bring in demand signals such as revenue or bookings targets, account segments, coverage ratios, and workload expectations. Demand may originate from annual targets, segmentation outputs, or finance plans, but must be normalized to a consistent time and role granularity.</w:t>
            </w:r>
          </w:p>
        </w:tc>
      </w:tr>
      <w:tr w:rsidR="00611651" w:rsidTr="30B466D0" w14:paraId="7B2776ED" w14:textId="77777777">
        <w:trPr>
          <w:trHeight w:val="300"/>
        </w:trPr>
        <w:tc>
          <w:tcPr>
            <w:tcW w:w="4111" w:type="dxa"/>
          </w:tcPr>
          <w:p w:rsidR="00611651" w:rsidP="1D02CF83" w:rsidRDefault="00284C30" w14:paraId="6D7D7921" w14:textId="37B9F2DD">
            <w:pPr>
              <w:ind w:left="0"/>
            </w:pPr>
            <w:r>
              <w:t xml:space="preserve">4. </w:t>
            </w:r>
            <w:r w:rsidRPr="00CA213B" w:rsidR="00CA213B">
              <w:t>Analyze capacity gaps</w:t>
            </w:r>
          </w:p>
        </w:tc>
        <w:tc>
          <w:tcPr>
            <w:tcW w:w="6689" w:type="dxa"/>
          </w:tcPr>
          <w:p w:rsidR="00611651" w:rsidP="1D02CF83" w:rsidRDefault="00BA6C73" w14:paraId="019CE5C5" w14:textId="5457E8FC">
            <w:pPr>
              <w:ind w:left="0"/>
            </w:pPr>
            <w:r w:rsidRPr="00BA6C73">
              <w:t>Compare expected capacity against demand to identify gaps or surplus by role, geography, and month. This step surfaces where targets are unachievable with current staffing and highlights whether the constraint is timing, productivity, or role mix.</w:t>
            </w:r>
          </w:p>
        </w:tc>
      </w:tr>
      <w:tr w:rsidR="00611651" w:rsidTr="30B466D0" w14:paraId="2CDC74C7" w14:textId="77777777">
        <w:trPr>
          <w:trHeight w:val="300"/>
        </w:trPr>
        <w:tc>
          <w:tcPr>
            <w:tcW w:w="4111" w:type="dxa"/>
          </w:tcPr>
          <w:p w:rsidR="00611651" w:rsidP="1D02CF83" w:rsidRDefault="00284C30" w14:paraId="340A636D" w14:textId="7C8A64DF">
            <w:pPr>
              <w:ind w:left="0"/>
            </w:pPr>
            <w:r>
              <w:t xml:space="preserve">5. </w:t>
            </w:r>
            <w:r w:rsidRPr="00CA213B" w:rsidR="00CA213B">
              <w:t>Allocate headcount (top-down)</w:t>
            </w:r>
          </w:p>
        </w:tc>
        <w:tc>
          <w:tcPr>
            <w:tcW w:w="6689" w:type="dxa"/>
          </w:tcPr>
          <w:p w:rsidR="00611651" w:rsidP="1D02CF83" w:rsidRDefault="00BA6C73" w14:paraId="0D951F3F" w14:textId="506C3194">
            <w:pPr>
              <w:ind w:left="0"/>
            </w:pPr>
            <w:r w:rsidRPr="00BA6C73">
              <w:t>Distribute finance-approved headcount or NTE targets across regions, job families, and role grades. This step establishes guardrails and ensures hiring plans remain aligned with budget and margin expectations before local planning begins.</w:t>
            </w:r>
          </w:p>
        </w:tc>
      </w:tr>
      <w:tr w:rsidR="00611651" w:rsidTr="30B466D0" w14:paraId="433EFCB6" w14:textId="77777777">
        <w:trPr>
          <w:trHeight w:val="300"/>
        </w:trPr>
        <w:tc>
          <w:tcPr>
            <w:tcW w:w="4111" w:type="dxa"/>
          </w:tcPr>
          <w:p w:rsidR="00611651" w:rsidP="30B466D0" w:rsidRDefault="00284C30" w14:paraId="2078B54F" w14:textId="7C98C6A0">
            <w:pPr>
              <w:ind w:left="0"/>
              <w:rPr>
                <w:color w:val="0A2F46" w:themeColor="text2"/>
              </w:rPr>
            </w:pPr>
            <w:r>
              <w:t xml:space="preserve">6. </w:t>
            </w:r>
            <w:r w:rsidRPr="00CA213B" w:rsidR="00CA213B">
              <w:rPr>
                <w:color w:val="0A2F46" w:themeColor="text2"/>
              </w:rPr>
              <w:t>Build hiring plans (bottom-up)</w:t>
            </w:r>
          </w:p>
        </w:tc>
        <w:tc>
          <w:tcPr>
            <w:tcW w:w="6689" w:type="dxa"/>
          </w:tcPr>
          <w:p w:rsidR="00611651" w:rsidP="1D02CF83" w:rsidRDefault="00BA6C73" w14:paraId="51D06852" w14:textId="5A8F75E7">
            <w:pPr>
              <w:ind w:left="0"/>
            </w:pPr>
            <w:r w:rsidRPr="00BA6C73">
              <w:t xml:space="preserve">Create month-by-month hiring and attrition plans at the appropriate approval level. </w:t>
            </w:r>
            <w:proofErr w:type="gramStart"/>
            <w:r w:rsidRPr="00BA6C73">
              <w:t>Model</w:t>
            </w:r>
            <w:proofErr w:type="gramEnd"/>
            <w:r w:rsidRPr="00BA6C73">
              <w:t xml:space="preserve"> start dates, ramp impact, and role mix to close identified gaps while respecting top-down constraints.</w:t>
            </w:r>
          </w:p>
        </w:tc>
      </w:tr>
      <w:tr w:rsidR="00611651" w:rsidTr="30B466D0" w14:paraId="00280BFB" w14:textId="77777777">
        <w:trPr>
          <w:trHeight w:val="300"/>
        </w:trPr>
        <w:tc>
          <w:tcPr>
            <w:tcW w:w="4111" w:type="dxa"/>
          </w:tcPr>
          <w:p w:rsidR="00611651" w:rsidP="1D02CF83" w:rsidRDefault="00284C30" w14:paraId="6271B3AC" w14:textId="11CBCDFA">
            <w:pPr>
              <w:ind w:left="0"/>
            </w:pPr>
            <w:r>
              <w:t xml:space="preserve">7. </w:t>
            </w:r>
            <w:r w:rsidRPr="00CA213B" w:rsidR="00CA213B">
              <w:t>Review and approve</w:t>
            </w:r>
          </w:p>
        </w:tc>
        <w:tc>
          <w:tcPr>
            <w:tcW w:w="6689" w:type="dxa"/>
          </w:tcPr>
          <w:p w:rsidR="00611651" w:rsidP="1D02CF83" w:rsidRDefault="00BA6C73" w14:paraId="3F06BA5B" w14:textId="2AAE023F">
            <w:pPr>
              <w:ind w:left="0"/>
            </w:pPr>
            <w:r w:rsidRPr="00BA6C73">
              <w:t>Compare scenarios to evaluate trade-offs between cost, timing, and target attainment. Lock approved scenarios using workflow controls to prevent drift and ensure downstream consumers receive a single source of truth.</w:t>
            </w:r>
          </w:p>
        </w:tc>
      </w:tr>
      <w:tr w:rsidR="00CA213B" w:rsidTr="30B466D0" w14:paraId="6585ED86" w14:textId="77777777">
        <w:trPr>
          <w:trHeight w:val="300"/>
        </w:trPr>
        <w:tc>
          <w:tcPr>
            <w:tcW w:w="4111" w:type="dxa"/>
          </w:tcPr>
          <w:p w:rsidR="00CA213B" w:rsidP="1D02CF83" w:rsidRDefault="00CA213B" w14:paraId="3C4A4BC5" w14:textId="4929AEBD">
            <w:pPr>
              <w:ind w:left="0"/>
            </w:pPr>
            <w:r w:rsidRPr="00CA213B">
              <w:t>8. Publish outputs</w:t>
            </w:r>
          </w:p>
        </w:tc>
        <w:tc>
          <w:tcPr>
            <w:tcW w:w="6689" w:type="dxa"/>
          </w:tcPr>
          <w:p w:rsidRPr="001165F5" w:rsidR="00CA213B" w:rsidP="1D02CF83" w:rsidRDefault="00BA6C73" w14:paraId="09498BD4" w14:textId="6220A9DE">
            <w:pPr>
              <w:ind w:left="0"/>
            </w:pPr>
            <w:r w:rsidRPr="00BA6C73">
              <w:t>Push approved hiring plans and capacity metrics to downstream systems and applications, including Territory &amp; Quota Planning and HR/recruiting platforms. These outputs become the operational plan for execution and in-year tracking.</w:t>
            </w:r>
          </w:p>
        </w:tc>
      </w:tr>
    </w:tbl>
    <w:p w:rsidR="00CA213B" w:rsidRDefault="00CA213B" w14:paraId="649BC03E" w14:textId="77777777"/>
    <w:p w:rsidR="00CA213B" w:rsidRDefault="00CA213B" w14:paraId="791F9794" w14:textId="77777777"/>
    <w:p w:rsidRPr="00CA213B" w:rsidR="00CA213B" w:rsidP="00CA213B" w:rsidRDefault="00CA213B" w14:paraId="77FD4234" w14:textId="18A9C990">
      <w:pPr>
        <w:pStyle w:val="2-Header2"/>
        <w:rPr/>
      </w:pPr>
      <w:r w:rsidR="00CA213B">
        <w:rPr/>
        <w:t xml:space="preserve">Relationship </w:t>
      </w:r>
      <w:r w:rsidR="00CA213B">
        <w:rPr/>
        <w:t>to</w:t>
      </w:r>
      <w:r w:rsidR="00CA213B">
        <w:rPr/>
        <w:t xml:space="preserve"> other GTM planning applications</w:t>
      </w:r>
    </w:p>
    <w:p w:rsidRPr="00CA213B" w:rsidR="00CA213B" w:rsidP="00CA213B" w:rsidRDefault="00CA213B" w14:paraId="49E1BEE0" w14:textId="77777777">
      <w:pPr>
        <w:ind w:left="720"/>
      </w:pPr>
      <w:r w:rsidRPr="00CA213B">
        <w:t>GTM Capacity Planning is not a standalone solution. It is designed to operate as part of an integrated planning stack:</w:t>
      </w:r>
    </w:p>
    <w:p w:rsidRPr="00CA213B" w:rsidR="00CA213B" w:rsidP="00CA213B" w:rsidRDefault="00CA213B" w14:paraId="7464661F" w14:textId="77777777">
      <w:pPr>
        <w:numPr>
          <w:ilvl w:val="0"/>
          <w:numId w:val="62"/>
        </w:numPr>
      </w:pPr>
      <w:r w:rsidRPr="00CA213B">
        <w:rPr>
          <w:b/>
          <w:bCs/>
        </w:rPr>
        <w:t>Account Segmentation &amp; Scoring</w:t>
      </w:r>
    </w:p>
    <w:p w:rsidRPr="00CA213B" w:rsidR="00CA213B" w:rsidP="00CA213B" w:rsidRDefault="00CA213B" w14:paraId="4AAEAFCB" w14:textId="77777777">
      <w:pPr>
        <w:numPr>
          <w:ilvl w:val="1"/>
          <w:numId w:val="62"/>
        </w:numPr>
      </w:pPr>
      <w:r w:rsidRPr="00CA213B">
        <w:t>Provides account volume, segment mix, and coverage inputs</w:t>
      </w:r>
    </w:p>
    <w:p w:rsidRPr="00CA213B" w:rsidR="00CA213B" w:rsidP="00CA213B" w:rsidRDefault="00CA213B" w14:paraId="2A9AD464" w14:textId="77777777">
      <w:pPr>
        <w:numPr>
          <w:ilvl w:val="1"/>
          <w:numId w:val="62"/>
        </w:numPr>
      </w:pPr>
      <w:r w:rsidRPr="00CA213B">
        <w:t>Drives coverage ratios and workload assumptions</w:t>
      </w:r>
    </w:p>
    <w:p w:rsidRPr="00CA213B" w:rsidR="00CA213B" w:rsidP="00CA213B" w:rsidRDefault="00CA213B" w14:paraId="10D2CB69" w14:textId="77777777">
      <w:pPr>
        <w:numPr>
          <w:ilvl w:val="0"/>
          <w:numId w:val="62"/>
        </w:numPr>
      </w:pPr>
      <w:r w:rsidRPr="00CA213B">
        <w:rPr>
          <w:b/>
          <w:bCs/>
        </w:rPr>
        <w:t>Territory &amp; Quota Planning</w:t>
      </w:r>
    </w:p>
    <w:p w:rsidRPr="00CA213B" w:rsidR="00CA213B" w:rsidP="00CA213B" w:rsidRDefault="00CA213B" w14:paraId="01D22EC6" w14:textId="77777777">
      <w:pPr>
        <w:numPr>
          <w:ilvl w:val="1"/>
          <w:numId w:val="62"/>
        </w:numPr>
      </w:pPr>
      <w:r w:rsidRPr="00CA213B">
        <w:t>Consumes approved capacity outputs (roles, headcount)</w:t>
      </w:r>
    </w:p>
    <w:p w:rsidRPr="00CA213B" w:rsidR="00CA213B" w:rsidP="00CA213B" w:rsidRDefault="00CA213B" w14:paraId="77591B2C" w14:textId="77777777">
      <w:pPr>
        <w:numPr>
          <w:ilvl w:val="1"/>
          <w:numId w:val="62"/>
        </w:numPr>
      </w:pPr>
      <w:r w:rsidRPr="00CA213B">
        <w:t>Aligns quota and territory decisions to realistic capacity</w:t>
      </w:r>
    </w:p>
    <w:p w:rsidRPr="00CA213B" w:rsidR="00CA213B" w:rsidP="00CA213B" w:rsidRDefault="00CA213B" w14:paraId="30745E80" w14:textId="77777777">
      <w:pPr>
        <w:numPr>
          <w:ilvl w:val="0"/>
          <w:numId w:val="62"/>
        </w:numPr>
      </w:pPr>
      <w:r w:rsidRPr="00CA213B">
        <w:rPr>
          <w:b/>
          <w:bCs/>
        </w:rPr>
        <w:t>HR and recruiting systems</w:t>
      </w:r>
    </w:p>
    <w:p w:rsidRPr="00CA213B" w:rsidR="00CA213B" w:rsidP="00CA213B" w:rsidRDefault="00CA213B" w14:paraId="7B5A141C" w14:textId="77777777">
      <w:pPr>
        <w:numPr>
          <w:ilvl w:val="1"/>
          <w:numId w:val="62"/>
        </w:numPr>
      </w:pPr>
      <w:r w:rsidRPr="00CA213B">
        <w:t>Receive approved hiring plans and requisitions</w:t>
      </w:r>
    </w:p>
    <w:p w:rsidRPr="00CA213B" w:rsidR="00CA213B" w:rsidP="00CA213B" w:rsidRDefault="00CA213B" w14:paraId="49C27E8B" w14:textId="77777777">
      <w:pPr>
        <w:numPr>
          <w:ilvl w:val="0"/>
          <w:numId w:val="62"/>
        </w:numPr>
      </w:pPr>
      <w:r w:rsidRPr="00CA213B">
        <w:rPr>
          <w:b/>
          <w:bCs/>
        </w:rPr>
        <w:t>Finance</w:t>
      </w:r>
    </w:p>
    <w:p w:rsidRPr="00CA213B" w:rsidR="00CA213B" w:rsidP="00CA213B" w:rsidRDefault="00CA213B" w14:paraId="457D6473" w14:textId="77777777">
      <w:pPr>
        <w:numPr>
          <w:ilvl w:val="1"/>
          <w:numId w:val="62"/>
        </w:numPr>
      </w:pPr>
      <w:r w:rsidRPr="00CA213B">
        <w:t>Validates cost, budget adherence, and margin impact</w:t>
      </w:r>
    </w:p>
    <w:p w:rsidR="00BA6C73" w:rsidP="00CA213B" w:rsidRDefault="00BA6C73" w14:paraId="4F19ECBB" w14:textId="77777777">
      <w:pPr>
        <w:ind w:left="720"/>
      </w:pPr>
    </w:p>
    <w:p w:rsidR="00BA6C73" w:rsidP="00BA6C73" w:rsidRDefault="00CA213B" w14:paraId="5EADB5D7" w14:textId="1039258B">
      <w:pPr>
        <w:ind w:left="720"/>
      </w:pPr>
      <w:r w:rsidRPr="00CA213B">
        <w:t xml:space="preserve">A key implementation principle is </w:t>
      </w:r>
      <w:r w:rsidRPr="00CA213B">
        <w:rPr>
          <w:b/>
          <w:bCs/>
        </w:rPr>
        <w:t>directional integrity</w:t>
      </w:r>
      <w:r w:rsidRPr="00CA213B">
        <w:t>:</w:t>
      </w:r>
    </w:p>
    <w:p w:rsidR="00BA6C73" w:rsidP="00BA6C73" w:rsidRDefault="00CA213B" w14:paraId="1CA59F48" w14:textId="22B751FE">
      <w:pPr>
        <w:pStyle w:val="ListParagraph"/>
        <w:numPr>
          <w:ilvl w:val="0"/>
          <w:numId w:val="66"/>
        </w:numPr>
      </w:pPr>
      <w:r w:rsidRPr="00CA213B">
        <w:t>Segmentation informs capacity.</w:t>
      </w:r>
    </w:p>
    <w:p w:rsidR="00BA6C73" w:rsidP="00BA6C73" w:rsidRDefault="00CA213B" w14:paraId="5987E065" w14:textId="6DD14461">
      <w:pPr>
        <w:pStyle w:val="ListParagraph"/>
        <w:numPr>
          <w:ilvl w:val="0"/>
          <w:numId w:val="66"/>
        </w:numPr>
      </w:pPr>
      <w:r w:rsidRPr="00CA213B">
        <w:t xml:space="preserve">Capacity </w:t>
      </w:r>
      <w:r w:rsidR="00BA6C73">
        <w:t>constraints</w:t>
      </w:r>
      <w:r w:rsidRPr="00CA213B">
        <w:t xml:space="preserve"> quota.</w:t>
      </w:r>
    </w:p>
    <w:p w:rsidR="00CA213B" w:rsidP="00BA6C73" w:rsidRDefault="00CA213B" w14:paraId="3B35CF0C" w14:textId="53BFF23A">
      <w:pPr>
        <w:pStyle w:val="ListParagraph"/>
        <w:numPr>
          <w:ilvl w:val="0"/>
          <w:numId w:val="66"/>
        </w:numPr>
      </w:pPr>
      <w:r w:rsidRPr="00CA213B">
        <w:t xml:space="preserve">Quota does </w:t>
      </w:r>
      <w:r w:rsidRPr="00BA6C73">
        <w:t>not</w:t>
      </w:r>
      <w:r w:rsidRPr="00CA213B">
        <w:t xml:space="preserve"> override capacity.</w:t>
      </w:r>
    </w:p>
    <w:p w:rsidRPr="00CA213B" w:rsidR="00CA213B" w:rsidP="00CA213B" w:rsidRDefault="00CA213B" w14:paraId="6433465E" w14:textId="2F0F8BCA">
      <w:pPr>
        <w:ind w:left="720"/>
      </w:pPr>
      <w:r>
        <w:t>GTM Planning fails</w:t>
      </w:r>
      <w:r w:rsidRPr="00CA213B">
        <w:t xml:space="preserve"> when this order is reversed.</w:t>
      </w:r>
    </w:p>
    <w:p w:rsidR="00BA6C73" w:rsidP="00BA6C73" w:rsidRDefault="00BA6C73" w14:paraId="38A4BF95" w14:textId="77777777">
      <w:pPr>
        <w:ind w:left="0"/>
      </w:pPr>
    </w:p>
    <w:p w:rsidRPr="00BA6C73" w:rsidR="00BA6C73" w:rsidP="00BA6C73" w:rsidRDefault="00BA6C73" w14:paraId="5A69BFFD" w14:textId="77777777">
      <w:pPr>
        <w:pStyle w:val="2-Header2"/>
        <w:rPr/>
      </w:pPr>
      <w:r w:rsidR="00BA6C73">
        <w:rPr/>
        <w:t>Key implementation assumptions</w:t>
      </w:r>
    </w:p>
    <w:p w:rsidR="00BA6C73" w:rsidP="00BA6C73" w:rsidRDefault="00BA6C73" w14:paraId="25F72D45" w14:textId="77777777">
      <w:r w:rsidRPr="00BA6C73">
        <w:t>The application is built with the following baseline assumptions:</w:t>
      </w:r>
    </w:p>
    <w:p w:rsidRPr="00BA6C73" w:rsidR="00BA6C73" w:rsidP="00BA6C73" w:rsidRDefault="00BA6C73" w14:paraId="2370873F" w14:textId="77777777"/>
    <w:p w:rsidRPr="00BA6C73" w:rsidR="00BA6C73" w:rsidP="00BA6C73" w:rsidRDefault="00BA6C73" w14:paraId="16907A2C" w14:textId="77777777">
      <w:pPr>
        <w:numPr>
          <w:ilvl w:val="0"/>
          <w:numId w:val="67"/>
        </w:numPr>
      </w:pPr>
      <w:r w:rsidRPr="00BA6C73">
        <w:t xml:space="preserve">The customer has a defined </w:t>
      </w:r>
      <w:r w:rsidRPr="00BA6C73">
        <w:rPr>
          <w:b/>
          <w:bCs/>
        </w:rPr>
        <w:t>sales role taxonomy</w:t>
      </w:r>
    </w:p>
    <w:p w:rsidRPr="00BA6C73" w:rsidR="00BA6C73" w:rsidP="00BA6C73" w:rsidRDefault="00BA6C73" w14:paraId="3FABB61D" w14:textId="77777777">
      <w:pPr>
        <w:numPr>
          <w:ilvl w:val="0"/>
          <w:numId w:val="67"/>
        </w:numPr>
      </w:pPr>
      <w:r w:rsidRPr="00BA6C73">
        <w:t xml:space="preserve">A usable </w:t>
      </w:r>
      <w:r w:rsidRPr="00BA6C73">
        <w:rPr>
          <w:b/>
          <w:bCs/>
        </w:rPr>
        <w:t>sales hierarchy</w:t>
      </w:r>
      <w:r w:rsidRPr="00BA6C73">
        <w:t xml:space="preserve"> exists (or will be defined during implementation)</w:t>
      </w:r>
    </w:p>
    <w:p w:rsidRPr="00BA6C73" w:rsidR="00BA6C73" w:rsidP="00BA6C73" w:rsidRDefault="00BA6C73" w14:paraId="39763EFE" w14:textId="2AC29B12">
      <w:pPr>
        <w:numPr>
          <w:ilvl w:val="0"/>
          <w:numId w:val="67"/>
        </w:numPr>
        <w:rPr/>
      </w:pPr>
      <w:r w:rsidR="00BA6C73">
        <w:rPr/>
        <w:t xml:space="preserve">Productivity can be expressed via ramp, </w:t>
      </w:r>
      <w:r w:rsidR="3876377C">
        <w:rPr/>
        <w:t xml:space="preserve">quota </w:t>
      </w:r>
      <w:r w:rsidR="00BA6C73">
        <w:rPr/>
        <w:t>attainment, and seasonality</w:t>
      </w:r>
    </w:p>
    <w:p w:rsidRPr="00BA6C73" w:rsidR="00BA6C73" w:rsidP="00BA6C73" w:rsidRDefault="00BA6C73" w14:paraId="085B628E" w14:textId="77777777">
      <w:pPr>
        <w:numPr>
          <w:ilvl w:val="0"/>
          <w:numId w:val="67"/>
        </w:numPr>
      </w:pPr>
      <w:r w:rsidRPr="00BA6C73">
        <w:t xml:space="preserve">Finance can provide or approve </w:t>
      </w:r>
      <w:r w:rsidRPr="00BA6C73">
        <w:rPr>
          <w:b/>
          <w:bCs/>
        </w:rPr>
        <w:t>cost-per-head assumptions</w:t>
      </w:r>
    </w:p>
    <w:p w:rsidR="00BA6C73" w:rsidP="00BA6C73" w:rsidRDefault="00BA6C73" w14:paraId="34E0919E" w14:textId="77777777">
      <w:pPr>
        <w:numPr>
          <w:ilvl w:val="0"/>
          <w:numId w:val="67"/>
        </w:numPr>
      </w:pPr>
      <w:r w:rsidRPr="00BA6C73">
        <w:t xml:space="preserve">Capacity planning decisions require </w:t>
      </w:r>
      <w:r w:rsidRPr="00BA6C73">
        <w:rPr>
          <w:b/>
          <w:bCs/>
        </w:rPr>
        <w:t>scenario comparison</w:t>
      </w:r>
      <w:r w:rsidRPr="00BA6C73">
        <w:t>, not single-point forecasts</w:t>
      </w:r>
    </w:p>
    <w:p w:rsidRPr="00BA6C73" w:rsidR="00BA6C73" w:rsidP="00BA6C73" w:rsidRDefault="00BA6C73" w14:paraId="610BF4B3" w14:textId="77777777"/>
    <w:p w:rsidRPr="00BA6C73" w:rsidR="00BA6C73" w:rsidP="00BA6C73" w:rsidRDefault="00BA6C73" w14:paraId="263F1E6F" w14:textId="77777777">
      <w:r w:rsidRPr="00BA6C73">
        <w:t>If these assumptions do not hold, the application can be extended—but this should be treated as a conscious design decision, not a default.</w:t>
      </w:r>
    </w:p>
    <w:p w:rsidR="00611651" w:rsidRDefault="00284C30" w14:paraId="3E6E1A40" w14:textId="5EF002B5">
      <w:r>
        <w:br w:type="page"/>
      </w:r>
    </w:p>
    <w:p w:rsidR="00611651" w:rsidP="00072ABD" w:rsidRDefault="00284C30" w14:paraId="20F1E198" w14:textId="40E07710">
      <w:pPr>
        <w:pStyle w:val="1-Header1"/>
      </w:pPr>
      <w:bookmarkStart w:name="_Toc203482578" w:id="135"/>
      <w:r>
        <w:t xml:space="preserve">Pre-Implementation </w:t>
      </w:r>
      <w:bookmarkEnd w:id="135"/>
      <w:r w:rsidR="006C4F9E">
        <w:t>checklist</w:t>
      </w:r>
    </w:p>
    <w:p w:rsidR="001165F5" w:rsidP="001165F5" w:rsidRDefault="001165F5" w14:paraId="61A8524C" w14:textId="77777777">
      <w:pPr>
        <w:pStyle w:val="1-Header1"/>
        <w:numPr>
          <w:ilvl w:val="0"/>
          <w:numId w:val="0"/>
        </w:numPr>
        <w:ind w:left="360"/>
        <w:rPr>
          <w:b w:val="0"/>
          <w:bCs w:val="0"/>
          <w:sz w:val="22"/>
          <w:szCs w:val="22"/>
        </w:rPr>
      </w:pPr>
    </w:p>
    <w:p w:rsidRPr="00345D95" w:rsidR="00345D95" w:rsidP="00345D95" w:rsidRDefault="00345D95" w14:paraId="6287B19D" w14:textId="00B97B24">
      <w:pPr>
        <w:pStyle w:val="1-Header1"/>
        <w:numPr>
          <w:ilvl w:val="0"/>
          <w:numId w:val="0"/>
        </w:numPr>
        <w:ind w:left="720"/>
        <w:rPr>
          <w:b w:val="0"/>
          <w:bCs w:val="0"/>
          <w:sz w:val="22"/>
          <w:szCs w:val="22"/>
        </w:rPr>
      </w:pPr>
      <w:r w:rsidRPr="6CEF3EB6" w:rsidR="00345D95">
        <w:rPr>
          <w:b w:val="0"/>
          <w:bCs w:val="0"/>
          <w:sz w:val="22"/>
          <w:szCs w:val="22"/>
        </w:rPr>
        <w:t xml:space="preserve">Before </w:t>
      </w:r>
      <w:r w:rsidRPr="6CEF3EB6" w:rsidR="00345D95">
        <w:rPr>
          <w:b w:val="0"/>
          <w:bCs w:val="0"/>
          <w:sz w:val="22"/>
          <w:szCs w:val="22"/>
        </w:rPr>
        <w:t>initiating</w:t>
      </w:r>
      <w:r w:rsidRPr="6CEF3EB6" w:rsidR="00345D95">
        <w:rPr>
          <w:b w:val="0"/>
          <w:bCs w:val="0"/>
          <w:sz w:val="22"/>
          <w:szCs w:val="22"/>
        </w:rPr>
        <w:t xml:space="preserve"> the implementation of the Anaplan GTM Capacity Planning application, it is critical to</w:t>
      </w:r>
      <w:r w:rsidRPr="6CEF3EB6" w:rsidR="00345D95">
        <w:rPr>
          <w:b w:val="0"/>
          <w:bCs w:val="0"/>
          <w:sz w:val="22"/>
          <w:szCs w:val="22"/>
        </w:rPr>
        <w:t xml:space="preserve"> </w:t>
      </w:r>
      <w:r w:rsidRPr="6CEF3EB6" w:rsidR="00345D95">
        <w:rPr>
          <w:b w:val="0"/>
          <w:bCs w:val="0"/>
          <w:sz w:val="22"/>
          <w:szCs w:val="22"/>
        </w:rPr>
        <w:t xml:space="preserve">confirm that all foundational elements are in place. Capacity planning failures </w:t>
      </w:r>
      <w:r w:rsidRPr="6CEF3EB6" w:rsidR="00345D95">
        <w:rPr>
          <w:b w:val="0"/>
          <w:bCs w:val="0"/>
          <w:sz w:val="22"/>
          <w:szCs w:val="22"/>
        </w:rPr>
        <w:t>almost always</w:t>
      </w:r>
      <w:r w:rsidRPr="6CEF3EB6" w:rsidR="00345D95">
        <w:rPr>
          <w:b w:val="0"/>
          <w:bCs w:val="0"/>
          <w:sz w:val="22"/>
          <w:szCs w:val="22"/>
        </w:rPr>
        <w:t xml:space="preserve"> trace back to unclear ownership, </w:t>
      </w:r>
      <w:r w:rsidRPr="6CEF3EB6" w:rsidR="49A0AB93">
        <w:rPr>
          <w:b w:val="0"/>
          <w:bCs w:val="0"/>
          <w:sz w:val="22"/>
          <w:szCs w:val="22"/>
        </w:rPr>
        <w:t>invali</w:t>
      </w:r>
      <w:r w:rsidRPr="6CEF3EB6" w:rsidR="00345D95">
        <w:rPr>
          <w:b w:val="0"/>
          <w:bCs w:val="0"/>
          <w:sz w:val="22"/>
          <w:szCs w:val="22"/>
        </w:rPr>
        <w:t>d assumptions, or incomplete data—not model logic.</w:t>
      </w:r>
    </w:p>
    <w:p w:rsidRPr="00345D95" w:rsidR="00345D95" w:rsidP="00345D95" w:rsidRDefault="00345D95" w14:paraId="0AB5ADE1" w14:textId="77777777">
      <w:pPr>
        <w:pStyle w:val="1-Header1"/>
        <w:numPr>
          <w:ilvl w:val="0"/>
          <w:numId w:val="0"/>
        </w:numPr>
        <w:ind w:left="720" w:hanging="360"/>
        <w:rPr>
          <w:b w:val="0"/>
          <w:bCs w:val="0"/>
          <w:sz w:val="22"/>
          <w:szCs w:val="22"/>
        </w:rPr>
      </w:pPr>
    </w:p>
    <w:p w:rsidRPr="001165F5" w:rsidR="001165F5" w:rsidP="00345D95" w:rsidRDefault="00345D95" w14:paraId="415BC6CA" w14:textId="6CB1AE87">
      <w:pPr>
        <w:pStyle w:val="1-Header1"/>
        <w:numPr>
          <w:ilvl w:val="0"/>
          <w:numId w:val="0"/>
        </w:numPr>
        <w:ind w:left="360"/>
        <w:rPr>
          <w:b w:val="0"/>
          <w:bCs w:val="0"/>
          <w:sz w:val="22"/>
          <w:szCs w:val="22"/>
        </w:rPr>
      </w:pPr>
      <w:r w:rsidRPr="00345D95">
        <w:rPr>
          <w:b w:val="0"/>
          <w:bCs w:val="0"/>
          <w:sz w:val="22"/>
          <w:szCs w:val="22"/>
        </w:rPr>
        <w:t>This checklist is designed to surface gaps early and prevent rework during build and UAT.</w:t>
      </w:r>
    </w:p>
    <w:p w:rsidR="00611651" w:rsidP="30B466D0" w:rsidRDefault="00284C30" w14:paraId="7A683D9C" w14:textId="7DD8D49C">
      <w:pPr>
        <w:pStyle w:val="2-Header2"/>
        <w:rPr/>
      </w:pPr>
      <w:bookmarkStart w:name="_Toc199751304" w:id="136"/>
      <w:bookmarkStart w:name="_Toc203482579" w:id="137"/>
      <w:r w:rsidR="00284C30">
        <w:rPr/>
        <w:t xml:space="preserve">Stakeholder </w:t>
      </w:r>
      <w:bookmarkEnd w:id="136"/>
      <w:bookmarkEnd w:id="137"/>
      <w:r w:rsidR="006C4F9E">
        <w:rPr/>
        <w:t>alignment</w:t>
      </w:r>
    </w:p>
    <w:p w:rsidR="00611651" w:rsidRDefault="00284C30" w14:paraId="0C108F1F" w14:textId="37562416">
      <w:r>
        <w:t xml:space="preserve">Before configuration begins, ensure </w:t>
      </w:r>
      <w:r w:rsidR="00345D95">
        <w:t>key stakeholders are aligned on planning ownership, planning methods, and the responsibilities for rapid decision-making</w:t>
      </w:r>
      <w:r>
        <w:t>.</w:t>
      </w:r>
    </w:p>
    <w:tbl>
      <w:tblPr>
        <w:tblStyle w:val="Runbook-Table"/>
        <w:tblW w:w="10800" w:type="dxa"/>
        <w:tblInd w:w="-5" w:type="dxa"/>
        <w:tblLook w:val="04A0" w:firstRow="1" w:lastRow="0" w:firstColumn="1" w:lastColumn="0" w:noHBand="0" w:noVBand="1"/>
      </w:tblPr>
      <w:tblGrid>
        <w:gridCol w:w="4320"/>
        <w:gridCol w:w="6480"/>
      </w:tblGrid>
      <w:tr w:rsidR="00611651" w:rsidTr="5E947D82" w14:paraId="76FB450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00073A7C" w:rsidRDefault="00284C30" w14:paraId="724F5F11" w14:textId="77777777">
            <w:pPr>
              <w:ind w:left="260"/>
              <w:jc w:val="center"/>
              <w:rPr>
                <w:color w:val="FFFFFF" w:themeColor="background1"/>
              </w:rPr>
            </w:pPr>
            <w:r w:rsidRPr="00072ABD">
              <w:rPr>
                <w:color w:val="FFFFFF" w:themeColor="background1"/>
              </w:rPr>
              <w:t>Role</w:t>
            </w:r>
          </w:p>
        </w:tc>
        <w:tc>
          <w:tcPr>
            <w:cnfStyle w:val="000000000000" w:firstRow="0" w:lastRow="0" w:firstColumn="0" w:lastColumn="0" w:oddVBand="0" w:evenVBand="0" w:oddHBand="0" w:evenHBand="0" w:firstRowFirstColumn="0" w:firstRowLastColumn="0" w:lastRowFirstColumn="0" w:lastRowLastColumn="0"/>
            <w:tcW w:w="6480" w:type="dxa"/>
            <w:tcMar/>
          </w:tcPr>
          <w:p w:rsidRPr="00072ABD" w:rsidR="00611651" w:rsidP="00073A7C" w:rsidRDefault="00284C30" w14:paraId="69FF01F7" w14:textId="77777777">
            <w:pPr>
              <w:ind w:left="260"/>
              <w:jc w:val="center"/>
              <w:rPr>
                <w:color w:val="FFFFFF" w:themeColor="background1"/>
              </w:rPr>
            </w:pPr>
            <w:r w:rsidRPr="00072ABD">
              <w:rPr>
                <w:color w:val="FFFFFF" w:themeColor="background1"/>
              </w:rPr>
              <w:t>Responsibility</w:t>
            </w:r>
          </w:p>
        </w:tc>
      </w:tr>
      <w:tr w:rsidR="00611651" w:rsidTr="5E947D82" w14:paraId="5AEF0C94"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2095329C" w14:textId="2A6852E0">
            <w:pPr>
              <w:ind w:left="0"/>
            </w:pPr>
            <w:r>
              <w:t xml:space="preserve">Executive </w:t>
            </w:r>
            <w:r w:rsidR="00F1B975">
              <w:t>sponsor</w:t>
            </w:r>
          </w:p>
        </w:tc>
        <w:tc>
          <w:tcPr>
            <w:cnfStyle w:val="000000000000" w:firstRow="0" w:lastRow="0" w:firstColumn="0" w:lastColumn="0" w:oddVBand="0" w:evenVBand="0" w:oddHBand="0" w:evenHBand="0" w:firstRowFirstColumn="0" w:firstRowLastColumn="0" w:lastRowFirstColumn="0" w:lastRowLastColumn="0"/>
            <w:tcW w:w="6480" w:type="dxa"/>
            <w:tcMar/>
          </w:tcPr>
          <w:p w:rsidR="00611651" w:rsidP="5E947D82" w:rsidRDefault="00345D95" w14:paraId="16C33C5A" w14:textId="1F3EC577">
            <w:pPr>
              <w:pStyle w:val="Normal"/>
              <w:suppressLineNumbers w:val="0"/>
              <w:bidi w:val="0"/>
              <w:spacing w:before="0" w:beforeAutospacing="off" w:after="240" w:afterAutospacing="off" w:line="240" w:lineRule="auto"/>
              <w:ind w:left="0" w:right="0"/>
              <w:jc w:val="left"/>
            </w:pPr>
            <w:r w:rsidR="00345D95">
              <w:rPr/>
              <w:t xml:space="preserve">Owns revenue </w:t>
            </w:r>
            <w:r w:rsidR="52E5ACFE">
              <w:rPr/>
              <w:t xml:space="preserve">targets </w:t>
            </w:r>
            <w:r w:rsidR="00345D95">
              <w:rPr/>
              <w:t>and approves trade-offs between growth, cost, and timing</w:t>
            </w:r>
          </w:p>
        </w:tc>
      </w:tr>
      <w:tr w:rsidR="00611651" w:rsidTr="5E947D82" w14:paraId="0C6724DE"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1FC27956" w14:textId="23AFF63F">
            <w:pPr>
              <w:ind w:left="0"/>
            </w:pPr>
            <w:r>
              <w:t xml:space="preserve">Sales/Revenue Ops </w:t>
            </w:r>
            <w:r w:rsidR="00F1B975">
              <w:t>lead</w:t>
            </w:r>
          </w:p>
        </w:tc>
        <w:tc>
          <w:tcPr>
            <w:cnfStyle w:val="000000000000" w:firstRow="0" w:lastRow="0" w:firstColumn="0" w:lastColumn="0" w:oddVBand="0" w:evenVBand="0" w:oddHBand="0" w:evenHBand="0" w:firstRowFirstColumn="0" w:firstRowLastColumn="0" w:lastRowFirstColumn="0" w:lastRowLastColumn="0"/>
            <w:tcW w:w="6480" w:type="dxa"/>
            <w:tcMar/>
          </w:tcPr>
          <w:p w:rsidR="00611651" w:rsidP="1D02CF83" w:rsidRDefault="00345D95" w14:paraId="02B59D7B" w14:textId="19EB0852">
            <w:pPr>
              <w:ind w:left="0"/>
            </w:pPr>
            <w:r w:rsidR="00345D95">
              <w:rPr/>
              <w:t xml:space="preserve">Owns sales roles, </w:t>
            </w:r>
            <w:r w:rsidR="4627289E">
              <w:rPr/>
              <w:t xml:space="preserve">sales </w:t>
            </w:r>
            <w:r w:rsidR="00345D95">
              <w:rPr/>
              <w:t>hierarchy, coverage logic, and productivity assumptions</w:t>
            </w:r>
          </w:p>
        </w:tc>
      </w:tr>
      <w:tr w:rsidR="00345D95" w:rsidTr="5E947D82" w14:paraId="498E20D4" w14:textId="77777777">
        <w:tc>
          <w:tcPr>
            <w:cnfStyle w:val="000000000000" w:firstRow="0" w:lastRow="0" w:firstColumn="0" w:lastColumn="0" w:oddVBand="0" w:evenVBand="0" w:oddHBand="0" w:evenHBand="0" w:firstRowFirstColumn="0" w:firstRowLastColumn="0" w:lastRowFirstColumn="0" w:lastRowLastColumn="0"/>
            <w:tcW w:w="4320" w:type="dxa"/>
            <w:tcMar/>
          </w:tcPr>
          <w:p w:rsidR="00345D95" w:rsidP="1D02CF83" w:rsidRDefault="00345D95" w14:paraId="0370CBB4" w14:textId="2F2913B0">
            <w:pPr>
              <w:ind w:left="0"/>
            </w:pPr>
            <w:r w:rsidR="00345D95">
              <w:rPr/>
              <w:t>GTM Finance /</w:t>
            </w:r>
            <w:r w:rsidR="129B77DB">
              <w:rPr/>
              <w:t xml:space="preserve"> </w:t>
            </w:r>
            <w:r w:rsidR="00345D95">
              <w:rPr/>
              <w:t>Finance partner</w:t>
            </w:r>
          </w:p>
        </w:tc>
        <w:tc>
          <w:tcPr>
            <w:cnfStyle w:val="000000000000" w:firstRow="0" w:lastRow="0" w:firstColumn="0" w:lastColumn="0" w:oddVBand="0" w:evenVBand="0" w:oddHBand="0" w:evenHBand="0" w:firstRowFirstColumn="0" w:firstRowLastColumn="0" w:lastRowFirstColumn="0" w:lastRowLastColumn="0"/>
            <w:tcW w:w="64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45D95" w:rsidR="00345D95" w14:paraId="1733C696" w14:textId="77777777">
              <w:trPr>
                <w:tblCellSpacing w:w="15" w:type="dxa"/>
              </w:trPr>
              <w:tc>
                <w:tcPr>
                  <w:tcW w:w="0" w:type="auto"/>
                  <w:vAlign w:val="center"/>
                  <w:hideMark/>
                </w:tcPr>
                <w:p w:rsidRPr="00345D95" w:rsidR="00345D95" w:rsidP="00345D95" w:rsidRDefault="00345D95" w14:paraId="1E0A9646" w14:textId="77777777">
                  <w:pPr>
                    <w:spacing w:line="240" w:lineRule="auto"/>
                    <w:ind w:left="0"/>
                    <w:rPr>
                      <w:rFonts w:eastAsia="Times New Roman"/>
                      <w:szCs w:val="20"/>
                    </w:rPr>
                  </w:pPr>
                </w:p>
              </w:tc>
            </w:tr>
          </w:tbl>
          <w:p w:rsidRPr="00345D95" w:rsidR="00345D95" w:rsidP="00345D95" w:rsidRDefault="00345D95" w14:paraId="38562316" w14:textId="77777777">
            <w:pPr>
              <w:ind w:left="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Pr="00345D95" w:rsidR="00345D95" w:rsidTr="5E947D82" w14:paraId="463FE635" w14:textId="77777777">
              <w:trPr>
                <w:tblCellSpacing w:w="15" w:type="dxa"/>
              </w:trPr>
              <w:tc>
                <w:tcPr>
                  <w:tcW w:w="0" w:type="auto"/>
                  <w:tcMar/>
                  <w:vAlign w:val="center"/>
                  <w:hideMark/>
                </w:tcPr>
                <w:p w:rsidRPr="00345D95" w:rsidR="00345D95" w:rsidP="5E947D82" w:rsidRDefault="00345D95" w14:paraId="5B8CDE7A" w14:textId="7A463740">
                  <w:pPr>
                    <w:pStyle w:val="Normal"/>
                    <w:suppressLineNumbers w:val="0"/>
                    <w:bidi w:val="0"/>
                    <w:spacing w:before="0" w:beforeAutospacing="off" w:after="240" w:afterAutospacing="off" w:line="240" w:lineRule="auto"/>
                    <w:ind w:left="0" w:right="0"/>
                    <w:jc w:val="left"/>
                  </w:pPr>
                  <w:r w:rsidR="00345D95">
                    <w:rPr/>
                    <w:t xml:space="preserve">Approves headcount </w:t>
                  </w:r>
                  <w:r w:rsidR="729CDC50">
                    <w:rPr/>
                    <w:t xml:space="preserve">targets </w:t>
                  </w:r>
                  <w:r w:rsidR="00345D95">
                    <w:rPr/>
                    <w:t>(NTE), cost assumptions, and margin constraints</w:t>
                  </w:r>
                </w:p>
              </w:tc>
            </w:tr>
          </w:tbl>
          <w:p w:rsidRPr="00345D95" w:rsidR="00345D95" w:rsidP="1D02CF83" w:rsidRDefault="00345D95" w14:paraId="19436533" w14:textId="77777777">
            <w:pPr>
              <w:ind w:left="0"/>
            </w:pPr>
          </w:p>
        </w:tc>
      </w:tr>
      <w:tr w:rsidR="00345D95" w:rsidTr="5E947D82" w14:paraId="01728D13" w14:textId="77777777">
        <w:tc>
          <w:tcPr>
            <w:cnfStyle w:val="000000000000" w:firstRow="0" w:lastRow="0" w:firstColumn="0" w:lastColumn="0" w:oddVBand="0" w:evenVBand="0" w:oddHBand="0" w:evenHBand="0" w:firstRowFirstColumn="0" w:firstRowLastColumn="0" w:lastRowFirstColumn="0" w:lastRowLastColumn="0"/>
            <w:tcW w:w="4320" w:type="dxa"/>
            <w:tcMar/>
          </w:tcPr>
          <w:p w:rsidR="00345D95" w:rsidP="1D02CF83" w:rsidRDefault="00345D95" w14:paraId="4D9AD12C" w14:textId="23D0B360">
            <w:pPr>
              <w:ind w:left="0"/>
            </w:pPr>
            <w:r w:rsidRPr="00345D95">
              <w:t>HR / People Ops lead</w:t>
            </w:r>
          </w:p>
        </w:tc>
        <w:tc>
          <w:tcPr>
            <w:cnfStyle w:val="000000000000" w:firstRow="0" w:lastRow="0" w:firstColumn="0" w:lastColumn="0" w:oddVBand="0" w:evenVBand="0" w:oddHBand="0" w:evenHBand="0" w:firstRowFirstColumn="0" w:firstRowLastColumn="0" w:lastRowFirstColumn="0" w:lastRowLastColumn="0"/>
            <w:tcW w:w="6480" w:type="dxa"/>
            <w:tcMar/>
          </w:tcPr>
          <w:p w:rsidRPr="00345D95" w:rsidR="00345D95" w:rsidP="1D02CF83" w:rsidRDefault="00345D95" w14:paraId="475776BA" w14:textId="0F4BCEC7">
            <w:pPr>
              <w:ind w:left="0"/>
            </w:pPr>
            <w:r w:rsidRPr="00345D95">
              <w:t>Provides roster, attrition, start dates, and downstream hiring integration</w:t>
            </w:r>
          </w:p>
        </w:tc>
      </w:tr>
      <w:tr w:rsidR="00611651" w:rsidTr="5E947D82" w14:paraId="11DFAFF8"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18723A2A" w14:textId="7DFD5886">
            <w:pPr>
              <w:ind w:left="0"/>
            </w:pPr>
            <w:r>
              <w:t xml:space="preserve">IT / Integration </w:t>
            </w:r>
            <w:r w:rsidR="00F1B975">
              <w:t>lead</w:t>
            </w:r>
          </w:p>
        </w:tc>
        <w:tc>
          <w:tcPr>
            <w:cnfStyle w:val="000000000000" w:firstRow="0" w:lastRow="0" w:firstColumn="0" w:lastColumn="0" w:oddVBand="0" w:evenVBand="0" w:oddHBand="0" w:evenHBand="0" w:firstRowFirstColumn="0" w:firstRowLastColumn="0" w:lastRowFirstColumn="0" w:lastRowLastColumn="0"/>
            <w:tcW w:w="6480" w:type="dxa"/>
            <w:tcMar/>
          </w:tcPr>
          <w:p w:rsidR="00611651" w:rsidP="1D02CF83" w:rsidRDefault="00284C30" w14:paraId="712E221D" w14:textId="3C0B6855">
            <w:pPr>
              <w:ind w:left="0"/>
            </w:pPr>
            <w:r>
              <w:t>Provides CRM, HRIS, and performance data feeds; ensures integration stability</w:t>
            </w:r>
          </w:p>
        </w:tc>
      </w:tr>
      <w:tr w:rsidR="00611651" w:rsidTr="5E947D82" w14:paraId="037B9D93"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4D6E7344" w14:textId="631D1BF6">
            <w:pPr>
              <w:ind w:left="0"/>
            </w:pPr>
            <w:r>
              <w:t xml:space="preserve">Anaplan </w:t>
            </w:r>
            <w:r w:rsidR="00F1B975">
              <w:t xml:space="preserve">model owner </w:t>
            </w:r>
            <w:r>
              <w:t>(</w:t>
            </w:r>
            <w:r w:rsidRPr="30B466D0" w:rsidR="004407ED">
              <w:rPr>
                <w:color w:val="0A2F46" w:themeColor="text2"/>
              </w:rPr>
              <w:t>CoE</w:t>
            </w:r>
            <w:r>
              <w:t xml:space="preserve"> </w:t>
            </w:r>
            <w:r w:rsidR="00F1B975">
              <w:t>lead</w:t>
            </w:r>
            <w:r>
              <w:t>)</w:t>
            </w:r>
          </w:p>
        </w:tc>
        <w:tc>
          <w:tcPr>
            <w:cnfStyle w:val="000000000000" w:firstRow="0" w:lastRow="0" w:firstColumn="0" w:lastColumn="0" w:oddVBand="0" w:evenVBand="0" w:oddHBand="0" w:evenHBand="0" w:firstRowFirstColumn="0" w:firstRowLastColumn="0" w:lastRowFirstColumn="0" w:lastRowLastColumn="0"/>
            <w:tcW w:w="6480" w:type="dxa"/>
            <w:tcMar/>
          </w:tcPr>
          <w:p w:rsidR="00611651" w:rsidP="1D02CF83" w:rsidRDefault="00284C30" w14:paraId="2148DE0F" w14:textId="77777777">
            <w:pPr>
              <w:ind w:left="0"/>
            </w:pPr>
            <w:r>
              <w:t>Configures model structure, manages roles/access, and owns technical deployment</w:t>
            </w:r>
          </w:p>
        </w:tc>
      </w:tr>
    </w:tbl>
    <w:p w:rsidR="00611651" w:rsidP="00072ABD" w:rsidRDefault="00AC1283" w14:paraId="3858C5C1" w14:textId="232F2FFE">
      <w:pPr>
        <w:pStyle w:val="2-Header2"/>
        <w:rPr/>
      </w:pPr>
      <w:r w:rsidR="00AC1283">
        <w:rPr/>
        <w:t>Key Decisions made</w:t>
      </w:r>
      <w:r w:rsidR="00345D95">
        <w:rPr/>
        <w:t xml:space="preserve"> (Before Build)</w:t>
      </w:r>
    </w:p>
    <w:tbl>
      <w:tblPr>
        <w:tblStyle w:val="Runbook-Table"/>
        <w:tblW w:w="10800" w:type="dxa"/>
        <w:tblInd w:w="-5" w:type="dxa"/>
        <w:tblLook w:val="04A0" w:firstRow="1" w:lastRow="0" w:firstColumn="1" w:lastColumn="0" w:noHBand="0" w:noVBand="1"/>
      </w:tblPr>
      <w:tblGrid>
        <w:gridCol w:w="4320"/>
        <w:gridCol w:w="6480"/>
      </w:tblGrid>
      <w:tr w:rsidR="00AC1283" w:rsidTr="6CEF3EB6" w14:paraId="76140FE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AC1283" w:rsidP="0014202C" w:rsidRDefault="00AC1283" w14:paraId="0D634BD9" w14:textId="75FC807C">
            <w:pPr>
              <w:ind w:left="260"/>
              <w:jc w:val="center"/>
              <w:rPr>
                <w:color w:val="FFFFFF" w:themeColor="background1"/>
              </w:rPr>
            </w:pPr>
            <w:r>
              <w:rPr>
                <w:color w:val="FFFFFF" w:themeColor="background1"/>
              </w:rPr>
              <w:t>Decision</w:t>
            </w:r>
          </w:p>
        </w:tc>
        <w:tc>
          <w:tcPr>
            <w:cnfStyle w:val="000000000000" w:firstRow="0" w:lastRow="0" w:firstColumn="0" w:lastColumn="0" w:oddVBand="0" w:evenVBand="0" w:oddHBand="0" w:evenHBand="0" w:firstRowFirstColumn="0" w:firstRowLastColumn="0" w:lastRowFirstColumn="0" w:lastRowLastColumn="0"/>
            <w:tcW w:w="6480" w:type="dxa"/>
            <w:tcMar/>
          </w:tcPr>
          <w:p w:rsidRPr="00072ABD" w:rsidR="00AC1283" w:rsidP="0014202C" w:rsidRDefault="00AC1283" w14:paraId="3561700A" w14:textId="62E4EB85">
            <w:pPr>
              <w:ind w:left="260"/>
              <w:jc w:val="center"/>
              <w:rPr>
                <w:color w:val="FFFFFF" w:themeColor="background1"/>
              </w:rPr>
            </w:pPr>
            <w:r>
              <w:rPr>
                <w:color w:val="FFFFFF" w:themeColor="background1"/>
              </w:rPr>
              <w:t>Context</w:t>
            </w:r>
          </w:p>
        </w:tc>
      </w:tr>
      <w:tr w:rsidR="00AC1283" w:rsidTr="6CEF3EB6" w14:paraId="6255E479"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C1283" w:rsidP="0014202C" w:rsidRDefault="00345D95" w14:paraId="7AB36D81" w14:textId="010D8821">
            <w:pPr>
              <w:ind w:left="0"/>
            </w:pPr>
            <w:r w:rsidRPr="00345D95">
              <w:t>Sales role taxonomy</w:t>
            </w:r>
          </w:p>
        </w:tc>
        <w:tc>
          <w:tcPr>
            <w:cnfStyle w:val="000000000000" w:firstRow="0" w:lastRow="0" w:firstColumn="0" w:lastColumn="0" w:oddVBand="0" w:evenVBand="0" w:oddHBand="0" w:evenHBand="0" w:firstRowFirstColumn="0" w:firstRowLastColumn="0" w:lastRowFirstColumn="0" w:lastRowLastColumn="0"/>
            <w:tcW w:w="6480" w:type="dxa"/>
            <w:tcMar/>
          </w:tcPr>
          <w:p w:rsidR="00AC1283" w:rsidP="0014202C" w:rsidRDefault="00AE4957" w14:paraId="507CE479" w14:textId="5E03A6AE">
            <w:pPr>
              <w:ind w:left="0"/>
            </w:pPr>
            <w:r w:rsidRPr="00AE4957">
              <w:t>Clear definition of direct vs non-direct roles, job families, and role grades</w:t>
            </w:r>
          </w:p>
        </w:tc>
      </w:tr>
      <w:tr w:rsidR="00AC1283" w:rsidTr="6CEF3EB6" w14:paraId="2F9C228D"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C1283" w:rsidP="0014202C" w:rsidRDefault="00345D95" w14:paraId="142AF317" w14:textId="3E8AE296">
            <w:pPr>
              <w:ind w:left="0"/>
            </w:pPr>
            <w:r w:rsidRPr="00345D95">
              <w:t>Capacity planning method</w:t>
            </w:r>
          </w:p>
        </w:tc>
        <w:tc>
          <w:tcPr>
            <w:cnfStyle w:val="000000000000" w:firstRow="0" w:lastRow="0" w:firstColumn="0" w:lastColumn="0" w:oddVBand="0" w:evenVBand="0" w:oddHBand="0" w:evenHBand="0" w:firstRowFirstColumn="0" w:firstRowLastColumn="0" w:lastRowFirstColumn="0" w:lastRowLastColumn="0"/>
            <w:tcW w:w="6480" w:type="dxa"/>
            <w:tcMar/>
          </w:tcPr>
          <w:p w:rsidR="00AC1283" w:rsidP="0014202C" w:rsidRDefault="00AE4957" w14:paraId="4EBC79DE" w14:textId="5AE4FC19">
            <w:pPr>
              <w:ind w:left="0"/>
            </w:pPr>
            <w:r w:rsidRPr="00AE4957">
              <w:t>Coverage-based, workload-based, target-driven—or a combination</w:t>
            </w:r>
          </w:p>
        </w:tc>
      </w:tr>
      <w:tr w:rsidR="00AC1283" w:rsidTr="6CEF3EB6" w14:paraId="787EF7BF"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C1283" w:rsidP="0014202C" w:rsidRDefault="00345D95" w14:paraId="32A41789" w14:textId="30D6D45E">
            <w:pPr>
              <w:ind w:left="0"/>
            </w:pPr>
            <w:r w:rsidRPr="00345D95">
              <w:t>Productivity definition</w:t>
            </w:r>
          </w:p>
        </w:tc>
        <w:tc>
          <w:tcPr>
            <w:cnfStyle w:val="000000000000" w:firstRow="0" w:lastRow="0" w:firstColumn="0" w:lastColumn="0" w:oddVBand="0" w:evenVBand="0" w:oddHBand="0" w:evenHBand="0" w:firstRowFirstColumn="0" w:firstRowLastColumn="0" w:lastRowFirstColumn="0" w:lastRowLastColumn="0"/>
            <w:tcW w:w="6480" w:type="dxa"/>
            <w:tcMar/>
          </w:tcPr>
          <w:p w:rsidRPr="00AC1283" w:rsidR="00AC1283" w:rsidP="0014202C" w:rsidRDefault="00AE4957" w14:paraId="5C27A8AE" w14:textId="2935E96A">
            <w:pPr>
              <w:ind w:left="0"/>
            </w:pPr>
            <w:r w:rsidRPr="00AE4957">
              <w:t>How productivity is measured (ACV, bookings, pipeline, etc.)</w:t>
            </w:r>
          </w:p>
        </w:tc>
      </w:tr>
      <w:tr w:rsidR="00AC1283" w:rsidTr="6CEF3EB6" w14:paraId="36653DCC"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C1283" w:rsidP="0014202C" w:rsidRDefault="00345D95" w14:paraId="13E63A17" w14:textId="5DF2371F">
            <w:pPr>
              <w:ind w:left="0"/>
            </w:pPr>
            <w:r w:rsidRPr="00345D95">
              <w:t>Ramp and attrition logic</w:t>
            </w:r>
          </w:p>
        </w:tc>
        <w:tc>
          <w:tcPr>
            <w:cnfStyle w:val="000000000000" w:firstRow="0" w:lastRow="0" w:firstColumn="0" w:lastColumn="0" w:oddVBand="0" w:evenVBand="0" w:oddHBand="0" w:evenHBand="0" w:firstRowFirstColumn="0" w:firstRowLastColumn="0" w:lastRowFirstColumn="0" w:lastRowLastColumn="0"/>
            <w:tcW w:w="6480" w:type="dxa"/>
            <w:tcMar/>
          </w:tcPr>
          <w:p w:rsidR="00AC1283" w:rsidP="0014202C" w:rsidRDefault="00AE4957" w14:paraId="024F470C" w14:textId="017082ED">
            <w:pPr>
              <w:ind w:left="0"/>
            </w:pPr>
            <w:r>
              <w:t>Standard ramp profiles and attrition treatment</w:t>
            </w:r>
          </w:p>
        </w:tc>
      </w:tr>
      <w:tr w:rsidR="00AC1283" w:rsidTr="6CEF3EB6" w14:paraId="0494D6CD"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C1283" w:rsidP="0014202C" w:rsidRDefault="00AE4957" w14:paraId="65009BEB" w14:textId="6F8A894A">
            <w:pPr>
              <w:ind w:left="0"/>
            </w:pPr>
            <w:r w:rsidRPr="00AE4957">
              <w:t>Planning horizon</w:t>
            </w:r>
          </w:p>
        </w:tc>
        <w:tc>
          <w:tcPr>
            <w:cnfStyle w:val="000000000000" w:firstRow="0" w:lastRow="0" w:firstColumn="0" w:lastColumn="0" w:oddVBand="0" w:evenVBand="0" w:oddHBand="0" w:evenHBand="0" w:firstRowFirstColumn="0" w:firstRowLastColumn="0" w:lastRowFirstColumn="0" w:lastRowLastColumn="0"/>
            <w:tcW w:w="64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E4957" w:rsidR="00AE4957" w14:paraId="2BB45EB5" w14:textId="77777777">
              <w:trPr>
                <w:tblCellSpacing w:w="15" w:type="dxa"/>
              </w:trPr>
              <w:tc>
                <w:tcPr>
                  <w:tcW w:w="0" w:type="auto"/>
                  <w:vAlign w:val="center"/>
                  <w:hideMark/>
                </w:tcPr>
                <w:p w:rsidRPr="00AE4957" w:rsidR="00AE4957" w:rsidP="00AE4957" w:rsidRDefault="00AE4957" w14:paraId="2EF5EDE6" w14:textId="77777777">
                  <w:pPr>
                    <w:spacing w:line="240" w:lineRule="auto"/>
                    <w:ind w:left="0"/>
                    <w:rPr>
                      <w:rFonts w:eastAsia="Times New Roman"/>
                      <w:szCs w:val="20"/>
                    </w:rPr>
                  </w:pPr>
                </w:p>
              </w:tc>
            </w:tr>
          </w:tbl>
          <w:p w:rsidRPr="00AE4957" w:rsidR="00AE4957" w:rsidP="00AE4957" w:rsidRDefault="00AE4957" w14:paraId="41A20A8A" w14:textId="743EFFC5">
            <w:pPr>
              <w:ind w:left="0"/>
              <w:rPr>
                <w:vanish/>
              </w:rPr>
            </w:pPr>
            <w:r w:rsidR="00AE4957">
              <w:rPr/>
              <w:t>Annual only vs AOP + in-year replanning</w:t>
            </w:r>
          </w:p>
          <w:p w:rsidR="56214210" w:rsidP="6CEF3EB6" w:rsidRDefault="56214210" w14:paraId="72C41877" w14:textId="2221A2A8">
            <w:pPr>
              <w:ind w:left="0"/>
              <w:rPr>
                <w:color w:val="auto"/>
              </w:rPr>
            </w:pPr>
            <w:r w:rsidRPr="6CEF3EB6" w:rsidR="56214210">
              <w:rPr>
                <w:color w:val="auto"/>
              </w:rPr>
              <w:t>Time horizon (rolling 12 months, FY and FY+1, etc.)</w:t>
            </w:r>
          </w:p>
          <w:p w:rsidR="00AC1283" w:rsidP="0014202C" w:rsidRDefault="00AC1283" w14:paraId="636A6AEC" w14:textId="4DDCE97B">
            <w:pPr>
              <w:ind w:left="0"/>
            </w:pPr>
          </w:p>
        </w:tc>
      </w:tr>
      <w:tr w:rsidR="00AE4957" w:rsidTr="6CEF3EB6" w14:paraId="0C289852" w14:textId="77777777">
        <w:tc>
          <w:tcPr>
            <w:cnfStyle w:val="000000000000" w:firstRow="0" w:lastRow="0" w:firstColumn="0" w:lastColumn="0" w:oddVBand="0" w:evenVBand="0" w:oddHBand="0" w:evenHBand="0" w:firstRowFirstColumn="0" w:firstRowLastColumn="0" w:lastRowFirstColumn="0" w:lastRowLastColumn="0"/>
            <w:tcW w:w="4320" w:type="dxa"/>
            <w:tcMar/>
          </w:tcPr>
          <w:p w:rsidRPr="00AE4957" w:rsidR="00AE4957" w:rsidP="0014202C" w:rsidRDefault="00AE4957" w14:paraId="1993BEEC" w14:textId="3327A97E">
            <w:pPr>
              <w:ind w:left="0"/>
            </w:pPr>
            <w:r w:rsidRPr="00AE4957">
              <w:t>Approval levels</w:t>
            </w:r>
          </w:p>
        </w:tc>
        <w:tc>
          <w:tcPr>
            <w:cnfStyle w:val="000000000000" w:firstRow="0" w:lastRow="0" w:firstColumn="0" w:lastColumn="0" w:oddVBand="0" w:evenVBand="0" w:oddHBand="0" w:evenHBand="0" w:firstRowFirstColumn="0" w:firstRowLastColumn="0" w:lastRowFirstColumn="0" w:lastRowLastColumn="0"/>
            <w:tcW w:w="6480" w:type="dxa"/>
            <w:tcMar/>
          </w:tcPr>
          <w:p w:rsidRPr="00AC1283" w:rsidR="00AE4957" w:rsidP="0014202C" w:rsidRDefault="00AE4957" w14:paraId="541030AF" w14:textId="38867F53">
            <w:pPr>
              <w:ind w:left="0"/>
            </w:pPr>
            <w:r w:rsidRPr="00AE4957">
              <w:t xml:space="preserve">At what hierarchy level </w:t>
            </w:r>
            <w:proofErr w:type="gramStart"/>
            <w:r w:rsidRPr="00AE4957">
              <w:t>plans are</w:t>
            </w:r>
            <w:proofErr w:type="gramEnd"/>
            <w:r w:rsidRPr="00AE4957">
              <w:t xml:space="preserve"> submitted and approved</w:t>
            </w:r>
          </w:p>
        </w:tc>
      </w:tr>
    </w:tbl>
    <w:p w:rsidR="00AE4957" w:rsidP="00AE4957" w:rsidRDefault="00AE4957" w14:paraId="01242653" w14:textId="77777777"/>
    <w:p w:rsidR="00AC1283" w:rsidP="00AC1283" w:rsidRDefault="00AC1283" w14:paraId="7315CE76" w14:textId="77777777">
      <w:pPr>
        <w:pStyle w:val="2-Header2"/>
        <w:numPr>
          <w:ilvl w:val="0"/>
          <w:numId w:val="0"/>
        </w:numPr>
        <w:ind w:left="720"/>
      </w:pPr>
    </w:p>
    <w:p w:rsidRPr="00072ABD" w:rsidR="00AC1283" w:rsidP="00072ABD" w:rsidRDefault="00AC1283" w14:paraId="21CADA18" w14:textId="280E8B64">
      <w:pPr>
        <w:pStyle w:val="2-Header2"/>
        <w:rPr/>
      </w:pPr>
      <w:r w:rsidR="00AC1283">
        <w:rPr/>
        <w:t>Data readiness</w:t>
      </w:r>
    </w:p>
    <w:p w:rsidR="00611651" w:rsidRDefault="00284C30" w14:paraId="40A73D2D" w14:textId="77777777">
      <w:r>
        <w:t>To ensure a smooth implementation, confirm that all required input files follow format, structure, and naming best practices. Poor data preparation is the #1 driver of go-live delays.</w:t>
      </w:r>
    </w:p>
    <w:p w:rsidR="00611651" w:rsidP="00072ABD" w:rsidRDefault="00284C30" w14:paraId="6AE2CCCC" w14:textId="6B6D539F">
      <w:pPr>
        <w:pStyle w:val="3-Header3"/>
      </w:pPr>
      <w:bookmarkStart w:name="_Toc199751306" w:id="138"/>
      <w:r>
        <w:t xml:space="preserve">Sales </w:t>
      </w:r>
      <w:r w:rsidR="006C4F9E">
        <w:t xml:space="preserve">data </w:t>
      </w:r>
      <w:bookmarkEnd w:id="138"/>
      <w:r w:rsidR="006C4F9E">
        <w:t>requirements</w:t>
      </w:r>
    </w:p>
    <w:tbl>
      <w:tblPr>
        <w:tblStyle w:val="Runbook-Table"/>
        <w:tblW w:w="10800" w:type="dxa"/>
        <w:tblInd w:w="-5" w:type="dxa"/>
        <w:tblLook w:val="04A0" w:firstRow="1" w:lastRow="0" w:firstColumn="1" w:lastColumn="0" w:noHBand="0" w:noVBand="1"/>
      </w:tblPr>
      <w:tblGrid>
        <w:gridCol w:w="2880"/>
        <w:gridCol w:w="2880"/>
        <w:gridCol w:w="5040"/>
      </w:tblGrid>
      <w:tr w:rsidR="00611651" w:rsidTr="6CEF3EB6" w14:paraId="4ED726F9"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80" w:type="dxa"/>
            <w:tcMar/>
          </w:tcPr>
          <w:p w:rsidRPr="00072ABD" w:rsidR="00611651" w:rsidP="00073A7C" w:rsidRDefault="00284C30" w14:paraId="19D7AC11" w14:textId="77777777">
            <w:pPr>
              <w:ind w:left="170"/>
              <w:jc w:val="center"/>
              <w:rPr>
                <w:color w:val="FFFFFF" w:themeColor="background1"/>
              </w:rPr>
            </w:pPr>
            <w:r w:rsidRPr="00072ABD">
              <w:rPr>
                <w:color w:val="FFFFFF" w:themeColor="background1"/>
              </w:rPr>
              <w:t>Data Source</w:t>
            </w:r>
          </w:p>
        </w:tc>
        <w:tc>
          <w:tcPr>
            <w:cnfStyle w:val="000000000000" w:firstRow="0" w:lastRow="0" w:firstColumn="0" w:lastColumn="0" w:oddVBand="0" w:evenVBand="0" w:oddHBand="0" w:evenHBand="0" w:firstRowFirstColumn="0" w:firstRowLastColumn="0" w:lastRowFirstColumn="0" w:lastRowLastColumn="0"/>
            <w:tcW w:w="2880" w:type="dxa"/>
            <w:tcMar/>
          </w:tcPr>
          <w:p w:rsidRPr="00072ABD" w:rsidR="00611651" w:rsidP="00073A7C" w:rsidRDefault="00284C30" w14:paraId="01F0C8B1" w14:textId="77777777">
            <w:pPr>
              <w:ind w:left="170"/>
              <w:jc w:val="center"/>
              <w:rPr>
                <w:color w:val="FFFFFF" w:themeColor="background1"/>
              </w:rPr>
            </w:pPr>
            <w:r w:rsidRPr="00072ABD">
              <w:rPr>
                <w:color w:val="FFFFFF" w:themeColor="background1"/>
              </w:rPr>
              <w:t>Format</w:t>
            </w:r>
          </w:p>
        </w:tc>
        <w:tc>
          <w:tcPr>
            <w:cnfStyle w:val="000000000000" w:firstRow="0" w:lastRow="0" w:firstColumn="0" w:lastColumn="0" w:oddVBand="0" w:evenVBand="0" w:oddHBand="0" w:evenHBand="0" w:firstRowFirstColumn="0" w:firstRowLastColumn="0" w:lastRowFirstColumn="0" w:lastRowLastColumn="0"/>
            <w:tcW w:w="5040" w:type="dxa"/>
            <w:tcMar/>
          </w:tcPr>
          <w:p w:rsidRPr="00072ABD" w:rsidR="00611651" w:rsidP="00073A7C" w:rsidRDefault="00284C30" w14:paraId="0D4FF0D7" w14:textId="77777777">
            <w:pPr>
              <w:ind w:left="170"/>
              <w:jc w:val="center"/>
              <w:rPr>
                <w:color w:val="FFFFFF" w:themeColor="background1"/>
              </w:rPr>
            </w:pPr>
            <w:r w:rsidRPr="00072ABD">
              <w:rPr>
                <w:color w:val="FFFFFF" w:themeColor="background1"/>
              </w:rPr>
              <w:t>Description</w:t>
            </w:r>
          </w:p>
        </w:tc>
      </w:tr>
      <w:tr w:rsidR="00AE4957" w:rsidTr="6CEF3EB6" w14:paraId="248899C1" w14:textId="77777777">
        <w:tc>
          <w:tcPr>
            <w:cnfStyle w:val="000000000000" w:firstRow="0" w:lastRow="0" w:firstColumn="0" w:lastColumn="0" w:oddVBand="0" w:evenVBand="0" w:oddHBand="0" w:evenHBand="0" w:firstRowFirstColumn="0" w:firstRowLastColumn="0" w:lastRowFirstColumn="0" w:lastRowLastColumn="0"/>
            <w:tcW w:w="2880" w:type="dxa"/>
            <w:tcMar/>
          </w:tcPr>
          <w:p w:rsidR="00AE4957" w:rsidP="1D02CF83" w:rsidRDefault="00AE4957" w14:paraId="0150F551" w14:textId="0E120A1C">
            <w:pPr>
              <w:ind w:left="0"/>
            </w:pPr>
            <w:r>
              <w:t>HRIS / People System</w:t>
            </w:r>
          </w:p>
        </w:tc>
        <w:tc>
          <w:tcPr>
            <w:cnfStyle w:val="000000000000" w:firstRow="0" w:lastRow="0" w:firstColumn="0" w:lastColumn="0" w:oddVBand="0" w:evenVBand="0" w:oddHBand="0" w:evenHBand="0" w:firstRowFirstColumn="0" w:firstRowLastColumn="0" w:lastRowFirstColumn="0" w:lastRowLastColumn="0"/>
            <w:tcW w:w="2880" w:type="dxa"/>
            <w:tcMar/>
          </w:tcPr>
          <w:p w:rsidR="00AE4957" w:rsidP="1D02CF83" w:rsidRDefault="00AE4957" w14:paraId="19DFE17F" w14:textId="57FCB397">
            <w:pPr>
              <w:ind w:left="0"/>
            </w:pPr>
            <w:r>
              <w:t>Flat CSV</w:t>
            </w:r>
          </w:p>
        </w:tc>
        <w:tc>
          <w:tcPr>
            <w:cnfStyle w:val="000000000000" w:firstRow="0" w:lastRow="0" w:firstColumn="0" w:lastColumn="0" w:oddVBand="0" w:evenVBand="0" w:oddHBand="0" w:evenHBand="0" w:firstRowFirstColumn="0" w:firstRowLastColumn="0" w:lastRowFirstColumn="0" w:lastRowLastColumn="0"/>
            <w:tcW w:w="5040" w:type="dxa"/>
            <w:tcMar/>
          </w:tcPr>
          <w:p w:rsidR="00AE4957" w:rsidP="1D02CF83" w:rsidRDefault="00AE4957" w14:paraId="3CDA7A0A" w14:textId="43E2B182">
            <w:pPr>
              <w:ind w:left="0"/>
            </w:pPr>
            <w:r>
              <w:t>Current headcount, roles, start dates, managers, attritions</w:t>
            </w:r>
          </w:p>
        </w:tc>
      </w:tr>
      <w:tr w:rsidR="00611651" w:rsidTr="6CEF3EB6" w14:paraId="296AE2F2" w14:textId="77777777">
        <w:tc>
          <w:tcPr>
            <w:cnfStyle w:val="000000000000" w:firstRow="0" w:lastRow="0" w:firstColumn="0" w:lastColumn="0" w:oddVBand="0" w:evenVBand="0" w:oddHBand="0" w:evenHBand="0" w:firstRowFirstColumn="0" w:firstRowLastColumn="0" w:lastRowFirstColumn="0" w:lastRowLastColumn="0"/>
            <w:tcW w:w="2880" w:type="dxa"/>
            <w:tcMar/>
          </w:tcPr>
          <w:p w:rsidR="00611651" w:rsidP="1D02CF83" w:rsidRDefault="00284C30" w14:paraId="2EFEF823" w14:textId="5AD0B4C5">
            <w:pPr>
              <w:ind w:left="0"/>
            </w:pPr>
            <w:r>
              <w:t>CRM (</w:t>
            </w:r>
            <w:r w:rsidRPr="30B466D0" w:rsidR="004407ED">
              <w:rPr>
                <w:color w:val="0A2F46" w:themeColor="text2"/>
              </w:rPr>
              <w:t>for example</w:t>
            </w:r>
            <w:r>
              <w:t>, Salesforce)</w:t>
            </w:r>
          </w:p>
        </w:tc>
        <w:tc>
          <w:tcPr>
            <w:cnfStyle w:val="000000000000" w:firstRow="0" w:lastRow="0" w:firstColumn="0" w:lastColumn="0" w:oddVBand="0" w:evenVBand="0" w:oddHBand="0" w:evenHBand="0" w:firstRowFirstColumn="0" w:firstRowLastColumn="0" w:lastRowFirstColumn="0" w:lastRowLastColumn="0"/>
            <w:tcW w:w="2880" w:type="dxa"/>
            <w:tcMar/>
          </w:tcPr>
          <w:p w:rsidR="00611651" w:rsidP="1D02CF83" w:rsidRDefault="00284C30" w14:paraId="06823188" w14:textId="77777777">
            <w:pPr>
              <w:ind w:left="0"/>
            </w:pPr>
            <w:r>
              <w:t>Flat CSV</w:t>
            </w:r>
          </w:p>
        </w:tc>
        <w:tc>
          <w:tcPr>
            <w:cnfStyle w:val="000000000000" w:firstRow="0" w:lastRow="0" w:firstColumn="0" w:lastColumn="0" w:oddVBand="0" w:evenVBand="0" w:oddHBand="0" w:evenHBand="0" w:firstRowFirstColumn="0" w:firstRowLastColumn="0" w:lastRowFirstColumn="0" w:lastRowLastColumn="0"/>
            <w:tcW w:w="5040" w:type="dxa"/>
            <w:tcMar/>
          </w:tcPr>
          <w:p w:rsidR="00611651" w:rsidP="1D02CF83" w:rsidRDefault="00284C30" w14:paraId="4BB2E793" w14:textId="7711C20E">
            <w:pPr>
              <w:ind w:left="0"/>
            </w:pPr>
            <w:r>
              <w:t xml:space="preserve">Opportunity or sales order data. </w:t>
            </w:r>
            <w:r w:rsidR="00AE4957">
              <w:t>Historical performance metrics by role and time. Sales Hierarchy and territory structure</w:t>
            </w:r>
          </w:p>
        </w:tc>
      </w:tr>
      <w:tr w:rsidR="00611651" w:rsidTr="6CEF3EB6" w14:paraId="37D0E81F" w14:textId="77777777">
        <w:tc>
          <w:tcPr>
            <w:cnfStyle w:val="000000000000" w:firstRow="0" w:lastRow="0" w:firstColumn="0" w:lastColumn="0" w:oddVBand="0" w:evenVBand="0" w:oddHBand="0" w:evenHBand="0" w:firstRowFirstColumn="0" w:firstRowLastColumn="0" w:lastRowFirstColumn="0" w:lastRowLastColumn="0"/>
            <w:tcW w:w="2880" w:type="dxa"/>
            <w:tcMar/>
          </w:tcPr>
          <w:p w:rsidR="00611651" w:rsidP="1D02CF83" w:rsidRDefault="00284C30" w14:paraId="04913103" w14:textId="4DD37E39">
            <w:pPr>
              <w:ind w:left="0"/>
            </w:pPr>
            <w:r>
              <w:t xml:space="preserve">Finance </w:t>
            </w:r>
            <w:r w:rsidR="00F1B975">
              <w:t>system</w:t>
            </w:r>
          </w:p>
        </w:tc>
        <w:tc>
          <w:tcPr>
            <w:cnfStyle w:val="000000000000" w:firstRow="0" w:lastRow="0" w:firstColumn="0" w:lastColumn="0" w:oddVBand="0" w:evenVBand="0" w:oddHBand="0" w:evenHBand="0" w:firstRowFirstColumn="0" w:firstRowLastColumn="0" w:lastRowFirstColumn="0" w:lastRowLastColumn="0"/>
            <w:tcW w:w="2880" w:type="dxa"/>
            <w:tcMar/>
          </w:tcPr>
          <w:p w:rsidR="00611651" w:rsidP="1D02CF83" w:rsidRDefault="00284C30" w14:paraId="5112046C" w14:textId="1AE3E07E">
            <w:pPr>
              <w:ind w:left="0"/>
            </w:pPr>
            <w:r>
              <w:t>Flat CSV</w:t>
            </w:r>
            <w:r w:rsidR="00AE4957">
              <w:t xml:space="preserve"> / input</w:t>
            </w:r>
          </w:p>
        </w:tc>
        <w:tc>
          <w:tcPr>
            <w:cnfStyle w:val="000000000000" w:firstRow="0" w:lastRow="0" w:firstColumn="0" w:lastColumn="0" w:oddVBand="0" w:evenVBand="0" w:oddHBand="0" w:evenHBand="0" w:firstRowFirstColumn="0" w:firstRowLastColumn="0" w:lastRowFirstColumn="0" w:lastRowLastColumn="0"/>
            <w:tcW w:w="5040" w:type="dxa"/>
            <w:tcMar/>
          </w:tcPr>
          <w:p w:rsidR="00611651" w:rsidP="1D02CF83" w:rsidRDefault="00AE4957" w14:paraId="3B409640" w14:textId="0AE28BFF">
            <w:pPr>
              <w:ind w:left="0"/>
            </w:pPr>
            <w:r w:rsidR="00AE4957">
              <w:rPr/>
              <w:t>Cost per head assumptions (</w:t>
            </w:r>
            <w:r w:rsidR="00AE4957">
              <w:rPr/>
              <w:t>salary,</w:t>
            </w:r>
            <w:r w:rsidR="44ADF78A">
              <w:rPr/>
              <w:t xml:space="preserve"> </w:t>
            </w:r>
            <w:r w:rsidR="00AE4957">
              <w:rPr/>
              <w:t>variable</w:t>
            </w:r>
            <w:r w:rsidR="00AE4957">
              <w:rPr/>
              <w:t>, fringe %)</w:t>
            </w:r>
          </w:p>
        </w:tc>
      </w:tr>
    </w:tbl>
    <w:p w:rsidR="00AE4957" w:rsidP="30B466D0" w:rsidRDefault="00AE4957" w14:paraId="044751B4" w14:textId="77777777">
      <w:pPr>
        <w:pStyle w:val="5-NormalwithBulletedList"/>
        <w:numPr>
          <w:ilvl w:val="0"/>
          <w:numId w:val="0"/>
        </w:numPr>
      </w:pPr>
    </w:p>
    <w:p w:rsidRPr="00AE4957" w:rsidR="00AE4957" w:rsidP="00AE4957" w:rsidRDefault="00AE4957" w14:paraId="648250E5" w14:textId="77777777">
      <w:pPr>
        <w:pStyle w:val="5-NormalwithBulletedList"/>
        <w:numPr>
          <w:ilvl w:val="0"/>
          <w:numId w:val="0"/>
        </w:numPr>
        <w:ind w:left="720" w:hanging="360"/>
      </w:pPr>
      <w:r w:rsidRPr="00AE4957">
        <w:rPr>
          <w:b/>
          <w:bCs/>
        </w:rPr>
        <w:t>Minimum data requirements</w:t>
      </w:r>
    </w:p>
    <w:p w:rsidRPr="00AE4957" w:rsidR="00AE4957" w:rsidP="00AE4957" w:rsidRDefault="00AE4957" w14:paraId="76664FB5" w14:textId="77777777">
      <w:pPr>
        <w:pStyle w:val="5-NormalwithBulletedList"/>
        <w:numPr>
          <w:ilvl w:val="0"/>
          <w:numId w:val="69"/>
        </w:numPr>
      </w:pPr>
      <w:r w:rsidRPr="00AE4957">
        <w:t>Unique, stable employee IDs</w:t>
      </w:r>
    </w:p>
    <w:p w:rsidRPr="00AE4957" w:rsidR="00AE4957" w:rsidP="00AE4957" w:rsidRDefault="00AE4957" w14:paraId="4E0CCFE2" w14:textId="77777777">
      <w:pPr>
        <w:pStyle w:val="5-NormalwithBulletedList"/>
        <w:numPr>
          <w:ilvl w:val="0"/>
          <w:numId w:val="69"/>
        </w:numPr>
      </w:pPr>
      <w:r w:rsidRPr="00AE4957">
        <w:t>Role and hierarchy alignment across systems</w:t>
      </w:r>
    </w:p>
    <w:p w:rsidRPr="00AE4957" w:rsidR="00AE4957" w:rsidP="00AE4957" w:rsidRDefault="00AE4957" w14:paraId="5C8FF820" w14:textId="77777777">
      <w:pPr>
        <w:pStyle w:val="5-NormalwithBulletedList"/>
        <w:numPr>
          <w:ilvl w:val="0"/>
          <w:numId w:val="69"/>
        </w:numPr>
      </w:pPr>
      <w:r w:rsidRPr="00AE4957">
        <w:t>Start and end dates populated for all positions</w:t>
      </w:r>
    </w:p>
    <w:p w:rsidR="00AE4957" w:rsidP="00AE4957" w:rsidRDefault="00AE4957" w14:paraId="1A2EDA77" w14:textId="77777777">
      <w:pPr>
        <w:pStyle w:val="5-NormalwithBulletedList"/>
        <w:numPr>
          <w:ilvl w:val="0"/>
          <w:numId w:val="69"/>
        </w:numPr>
      </w:pPr>
      <w:r w:rsidRPr="00AE4957">
        <w:t>Historical data sufficient to validate productivity assumptions</w:t>
      </w:r>
    </w:p>
    <w:p w:rsidRPr="00AE4957" w:rsidR="00AE4957" w:rsidP="00AE4957" w:rsidRDefault="00AE4957" w14:paraId="20840407" w14:textId="77777777">
      <w:pPr>
        <w:pStyle w:val="5-NormalwithBulletedList"/>
        <w:numPr>
          <w:ilvl w:val="0"/>
          <w:numId w:val="0"/>
        </w:numPr>
        <w:ind w:left="720"/>
      </w:pPr>
    </w:p>
    <w:p w:rsidRPr="00AE4957" w:rsidR="00AE4957" w:rsidP="00AE4957" w:rsidRDefault="00AE4957" w14:paraId="127FBDDB" w14:textId="77777777">
      <w:pPr>
        <w:pStyle w:val="5-NormalwithBulletedList"/>
        <w:numPr>
          <w:ilvl w:val="0"/>
          <w:numId w:val="0"/>
        </w:numPr>
        <w:ind w:left="720" w:hanging="360"/>
      </w:pPr>
      <w:r w:rsidRPr="00AE4957">
        <w:rPr>
          <w:rFonts w:ascii="Segoe UI Emoji" w:hAnsi="Segoe UI Emoji" w:cs="Segoe UI Emoji"/>
        </w:rPr>
        <w:t>⚠️</w:t>
      </w:r>
      <w:r w:rsidRPr="00AE4957">
        <w:t xml:space="preserve"> If role definitions differ across HR, CRM, and Finance, resolve this </w:t>
      </w:r>
      <w:r w:rsidRPr="00AE4957">
        <w:rPr>
          <w:i/>
          <w:iCs/>
        </w:rPr>
        <w:t>before</w:t>
      </w:r>
      <w:r w:rsidRPr="00AE4957">
        <w:t xml:space="preserve"> loading data.</w:t>
      </w:r>
    </w:p>
    <w:p w:rsidR="00AE4957" w:rsidP="00AE4957" w:rsidRDefault="00AE4957" w14:paraId="7B232E67" w14:textId="77777777">
      <w:pPr>
        <w:pStyle w:val="2-Header2"/>
        <w:numPr>
          <w:ilvl w:val="0"/>
          <w:numId w:val="0"/>
        </w:numPr>
      </w:pPr>
    </w:p>
    <w:p w:rsidRPr="00AE4957" w:rsidR="00AE4957" w:rsidP="00AE4957" w:rsidRDefault="00AE4957" w14:paraId="2F33488A" w14:textId="3A236695">
      <w:pPr>
        <w:pStyle w:val="2-Header2"/>
        <w:rPr/>
      </w:pPr>
      <w:r w:rsidR="00AE4957">
        <w:rPr/>
        <w:t>Process readiness</w:t>
      </w:r>
    </w:p>
    <w:p w:rsidR="00AE4957" w:rsidP="00AE4957" w:rsidRDefault="00AE4957" w14:paraId="5D72A841" w14:textId="77777777">
      <w:pPr>
        <w:pStyle w:val="5-NormalwithBulletedList"/>
        <w:numPr>
          <w:ilvl w:val="0"/>
          <w:numId w:val="0"/>
        </w:numPr>
        <w:ind w:left="360"/>
      </w:pPr>
      <w:r w:rsidRPr="00AE4957">
        <w:t>Confirm the customer is ready to operationalize capacity decisions—not just model them.</w:t>
      </w:r>
    </w:p>
    <w:p w:rsidR="00AE4957" w:rsidP="00AE4957" w:rsidRDefault="00AE4957" w14:paraId="4B8E3F88" w14:textId="77777777">
      <w:pPr>
        <w:pStyle w:val="5-NormalwithBulletedList"/>
        <w:numPr>
          <w:ilvl w:val="0"/>
          <w:numId w:val="0"/>
        </w:numPr>
        <w:ind w:left="360"/>
      </w:pPr>
    </w:p>
    <w:tbl>
      <w:tblPr>
        <w:tblStyle w:val="Runbook-Table"/>
        <w:tblW w:w="0" w:type="auto"/>
        <w:tblInd w:w="-5" w:type="dxa"/>
        <w:tblLook w:val="04A0" w:firstRow="1" w:lastRow="0" w:firstColumn="1" w:lastColumn="0" w:noHBand="0" w:noVBand="1"/>
      </w:tblPr>
      <w:tblGrid>
        <w:gridCol w:w="4320"/>
        <w:gridCol w:w="6390"/>
      </w:tblGrid>
      <w:tr w:rsidR="00AE4957" w:rsidTr="00AD52CD" w14:paraId="7DD23E1A"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AE4957" w:rsidP="00AD52CD" w:rsidRDefault="00AE4957" w14:paraId="02D81E59" w14:textId="261BD9B3">
            <w:pPr>
              <w:ind w:left="170"/>
              <w:jc w:val="center"/>
              <w:rPr>
                <w:color w:val="FFFFFF" w:themeColor="background1"/>
              </w:rPr>
            </w:pPr>
            <w:r>
              <w:rPr>
                <w:color w:val="FFFFFF" w:themeColor="background1"/>
              </w:rPr>
              <w:t>Area</w:t>
            </w:r>
          </w:p>
        </w:tc>
        <w:tc>
          <w:tcPr>
            <w:tcW w:w="6390" w:type="dxa"/>
          </w:tcPr>
          <w:p w:rsidRPr="00072ABD" w:rsidR="00AE4957" w:rsidP="00AD52CD" w:rsidRDefault="00AE4957" w14:paraId="3810F6A1" w14:textId="2A38BCFC">
            <w:pPr>
              <w:ind w:left="170"/>
              <w:jc w:val="center"/>
              <w:rPr>
                <w:color w:val="FFFFFF" w:themeColor="background1"/>
              </w:rPr>
            </w:pPr>
            <w:r>
              <w:rPr>
                <w:color w:val="FFFFFF" w:themeColor="background1"/>
              </w:rPr>
              <w:t>Readiness Criteria</w:t>
            </w:r>
          </w:p>
        </w:tc>
      </w:tr>
      <w:tr w:rsidR="00AE4957" w:rsidTr="00AD52CD" w14:paraId="19A4CA94" w14:textId="77777777">
        <w:tc>
          <w:tcPr>
            <w:tcW w:w="4320" w:type="dxa"/>
          </w:tcPr>
          <w:p w:rsidR="00AE4957" w:rsidP="00AD52CD" w:rsidRDefault="00AE4957" w14:paraId="05A56475" w14:textId="4579A49C">
            <w:pPr>
              <w:ind w:left="0"/>
            </w:pPr>
            <w:r>
              <w:t>Planning cadence</w:t>
            </w:r>
          </w:p>
        </w:tc>
        <w:tc>
          <w:tcPr>
            <w:tcW w:w="6390" w:type="dxa"/>
          </w:tcPr>
          <w:p w:rsidR="00AE4957" w:rsidP="00AD52CD" w:rsidRDefault="00AE4957" w14:paraId="350B9D78" w14:textId="2FBF5DC0">
            <w:pPr>
              <w:ind w:left="0"/>
            </w:pPr>
            <w:r w:rsidRPr="00AE4957">
              <w:t>Clear distinction between AOP and in-year planning</w:t>
            </w:r>
          </w:p>
        </w:tc>
      </w:tr>
      <w:tr w:rsidR="00AE4957" w:rsidTr="00AD52CD" w14:paraId="43AA4609" w14:textId="77777777">
        <w:tc>
          <w:tcPr>
            <w:tcW w:w="4320" w:type="dxa"/>
          </w:tcPr>
          <w:p w:rsidR="00AE4957" w:rsidP="00AD52CD" w:rsidRDefault="00AE4957" w14:paraId="61FC5C44" w14:textId="15BDD47E">
            <w:pPr>
              <w:ind w:left="0"/>
            </w:pPr>
            <w:r w:rsidRPr="00AE4957">
              <w:t>Scenario usage</w:t>
            </w:r>
          </w:p>
        </w:tc>
        <w:tc>
          <w:tcPr>
            <w:tcW w:w="6390" w:type="dxa"/>
          </w:tcPr>
          <w:p w:rsidR="00AE4957" w:rsidP="00AD52CD" w:rsidRDefault="00AE4957" w14:paraId="296C8801" w14:textId="764E1044">
            <w:pPr>
              <w:ind w:left="0"/>
            </w:pPr>
            <w:r w:rsidRPr="00AE4957">
              <w:t>Agreement on how scenarios will be compared and approved</w:t>
            </w:r>
          </w:p>
        </w:tc>
      </w:tr>
      <w:tr w:rsidR="00AE4957" w:rsidTr="00AD52CD" w14:paraId="573C484B" w14:textId="77777777">
        <w:tc>
          <w:tcPr>
            <w:tcW w:w="4320" w:type="dxa"/>
          </w:tcPr>
          <w:p w:rsidR="00AE4957" w:rsidP="00AD52CD" w:rsidRDefault="00AE4957" w14:paraId="329D8F64" w14:textId="620D5656">
            <w:pPr>
              <w:ind w:left="0"/>
            </w:pPr>
            <w:r w:rsidRPr="00AE4957">
              <w:t>Hiring governance</w:t>
            </w:r>
          </w:p>
        </w:tc>
        <w:tc>
          <w:tcPr>
            <w:tcW w:w="6390" w:type="dxa"/>
          </w:tcPr>
          <w:p w:rsidR="00AE4957" w:rsidP="00AD52CD" w:rsidRDefault="00AE4957" w14:paraId="6192C92A" w14:textId="781A9DDC">
            <w:pPr>
              <w:ind w:left="0"/>
            </w:pPr>
            <w:r w:rsidRPr="00AE4957">
              <w:t>Defined process for translating plans into requisitions</w:t>
            </w:r>
          </w:p>
        </w:tc>
      </w:tr>
      <w:tr w:rsidR="00AE4957" w:rsidTr="00AD52CD" w14:paraId="3DF29D72" w14:textId="77777777">
        <w:tc>
          <w:tcPr>
            <w:tcW w:w="4320" w:type="dxa"/>
          </w:tcPr>
          <w:p w:rsidR="00AE4957" w:rsidP="00AD52CD" w:rsidRDefault="00AE4957" w14:paraId="1AFAD7CE" w14:textId="5E5B474D">
            <w:pPr>
              <w:ind w:left="0"/>
            </w:pPr>
            <w:r w:rsidRPr="00AE4957">
              <w:t>Downstream consumers</w:t>
            </w:r>
          </w:p>
        </w:tc>
        <w:tc>
          <w:tcPr>
            <w:tcW w:w="6390" w:type="dxa"/>
          </w:tcPr>
          <w:p w:rsidR="00AE4957" w:rsidP="00AD52CD" w:rsidRDefault="00AE4957" w14:paraId="2435C5D1" w14:textId="0C14F734">
            <w:pPr>
              <w:ind w:left="0"/>
            </w:pPr>
            <w:r w:rsidRPr="00AE4957">
              <w:t>Clear expectations from T&amp;Q, HR, and Finance</w:t>
            </w:r>
          </w:p>
        </w:tc>
      </w:tr>
    </w:tbl>
    <w:p w:rsidRPr="00AE4957" w:rsidR="00AE4957" w:rsidP="00AE4957" w:rsidRDefault="00AE4957" w14:paraId="3D650553" w14:textId="77777777">
      <w:pPr>
        <w:pStyle w:val="5-NormalwithBulletedList"/>
        <w:numPr>
          <w:ilvl w:val="0"/>
          <w:numId w:val="0"/>
        </w:numPr>
        <w:ind w:left="360"/>
      </w:pPr>
    </w:p>
    <w:p w:rsidR="1D02CF83" w:rsidP="1D02CF83" w:rsidRDefault="1D02CF83" w14:paraId="21604357" w14:textId="0EB70D38">
      <w:pPr>
        <w:pStyle w:val="5-NormalwithBulletedList"/>
        <w:numPr>
          <w:ilvl w:val="0"/>
          <w:numId w:val="0"/>
        </w:numPr>
      </w:pPr>
    </w:p>
    <w:p w:rsidR="00611651" w:rsidP="00072ABD" w:rsidRDefault="00284C30" w14:paraId="40DD8F18" w14:textId="49F4EC12">
      <w:pPr>
        <w:pStyle w:val="2-Header2"/>
        <w:rPr/>
      </w:pPr>
      <w:bookmarkStart w:name="_Toc199751309" w:id="139"/>
      <w:bookmarkStart w:name="_Toc203482581" w:id="140"/>
      <w:r w:rsidR="00284C30">
        <w:rPr/>
        <w:t xml:space="preserve">Technical </w:t>
      </w:r>
      <w:bookmarkEnd w:id="139"/>
      <w:bookmarkEnd w:id="140"/>
      <w:r w:rsidR="006C4F9E">
        <w:rPr/>
        <w:t>environment</w:t>
      </w:r>
    </w:p>
    <w:p w:rsidR="00611651" w:rsidRDefault="00284C30" w14:paraId="0EC77452" w14:textId="77777777">
      <w:r>
        <w:t>Before implementation begins, confirm that the Anaplan environment is correctly provisioned and ready for the project team. Environment delays often cause avoidable bottlenecks during model build and testing.</w:t>
      </w:r>
    </w:p>
    <w:p w:rsidR="00611651" w:rsidP="30B466D0" w:rsidRDefault="00284C30" w14:paraId="14C63726" w14:textId="21C69F58">
      <w:pPr>
        <w:pStyle w:val="3-Header3"/>
      </w:pPr>
      <w:bookmarkStart w:name="_Toc199751310" w:id="141"/>
      <w:r>
        <w:t xml:space="preserve">Environment </w:t>
      </w:r>
      <w:bookmarkEnd w:id="141"/>
      <w:r w:rsidR="006C4F9E">
        <w:t>checklist</w:t>
      </w:r>
    </w:p>
    <w:tbl>
      <w:tblPr>
        <w:tblStyle w:val="Runbook-Table"/>
        <w:tblW w:w="0" w:type="auto"/>
        <w:tblInd w:w="-5" w:type="dxa"/>
        <w:tblLook w:val="04A0" w:firstRow="1" w:lastRow="0" w:firstColumn="1" w:lastColumn="0" w:noHBand="0" w:noVBand="1"/>
      </w:tblPr>
      <w:tblGrid>
        <w:gridCol w:w="4320"/>
        <w:gridCol w:w="6390"/>
      </w:tblGrid>
      <w:tr w:rsidR="00611651" w:rsidTr="6CEF3EB6" w14:paraId="66207D22"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320" w:type="dxa"/>
            <w:tcMar/>
          </w:tcPr>
          <w:p w:rsidRPr="00072ABD" w:rsidR="00611651" w:rsidP="00073A7C" w:rsidRDefault="00284C30" w14:paraId="133E599D" w14:textId="77777777">
            <w:pPr>
              <w:ind w:left="170"/>
              <w:jc w:val="center"/>
              <w:rPr>
                <w:color w:val="FFFFFF" w:themeColor="background1"/>
              </w:rPr>
            </w:pPr>
            <w:r w:rsidRPr="00072ABD">
              <w:rPr>
                <w:color w:val="FFFFFF" w:themeColor="background1"/>
              </w:rPr>
              <w:t>Requirement</w:t>
            </w:r>
          </w:p>
        </w:tc>
        <w:tc>
          <w:tcPr>
            <w:cnfStyle w:val="000000000000" w:firstRow="0" w:lastRow="0" w:firstColumn="0" w:lastColumn="0" w:oddVBand="0" w:evenVBand="0" w:oddHBand="0" w:evenHBand="0" w:firstRowFirstColumn="0" w:firstRowLastColumn="0" w:lastRowFirstColumn="0" w:lastRowLastColumn="0"/>
            <w:tcW w:w="6390" w:type="dxa"/>
            <w:tcMar/>
          </w:tcPr>
          <w:p w:rsidRPr="00072ABD" w:rsidR="00611651" w:rsidP="00073A7C" w:rsidRDefault="00284C30" w14:paraId="5A00A756" w14:textId="77777777">
            <w:pPr>
              <w:ind w:left="170"/>
              <w:jc w:val="center"/>
              <w:rPr>
                <w:color w:val="FFFFFF" w:themeColor="background1"/>
              </w:rPr>
            </w:pPr>
            <w:r w:rsidRPr="00072ABD">
              <w:rPr>
                <w:color w:val="FFFFFF" w:themeColor="background1"/>
              </w:rPr>
              <w:t>Details</w:t>
            </w:r>
          </w:p>
        </w:tc>
      </w:tr>
      <w:tr w:rsidR="00611651" w:rsidTr="6CEF3EB6" w14:paraId="0A32B4FE"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076D7AF7" w14:textId="199146D6">
            <w:pPr>
              <w:ind w:left="0"/>
            </w:pPr>
            <w:r>
              <w:t xml:space="preserve">Workspace </w:t>
            </w:r>
            <w:r w:rsidR="00AE4957">
              <w:t>provisioned</w:t>
            </w:r>
          </w:p>
        </w:tc>
        <w:tc>
          <w:tcPr>
            <w:cnfStyle w:val="000000000000" w:firstRow="0" w:lastRow="0" w:firstColumn="0" w:lastColumn="0" w:oddVBand="0" w:evenVBand="0" w:oddHBand="0" w:evenHBand="0" w:firstRowFirstColumn="0" w:firstRowLastColumn="0" w:lastRowFirstColumn="0" w:lastRowLastColumn="0"/>
            <w:tcW w:w="6390" w:type="dxa"/>
            <w:tcMar/>
          </w:tcPr>
          <w:p w:rsidR="00611651" w:rsidP="1D02CF83" w:rsidRDefault="00284C30" w14:paraId="0E1301A4" w14:textId="22F12828">
            <w:pPr>
              <w:ind w:left="0"/>
            </w:pPr>
            <w:r>
              <w:t xml:space="preserve">Confirm target workspace is </w:t>
            </w:r>
            <w:proofErr w:type="gramStart"/>
            <w:r>
              <w:t>provisioned</w:t>
            </w:r>
            <w:proofErr w:type="gramEnd"/>
            <w:r>
              <w:t xml:space="preserve"> with sufficient model capacity</w:t>
            </w:r>
            <w:r w:rsidR="005F38B7">
              <w:t>.</w:t>
            </w:r>
          </w:p>
        </w:tc>
      </w:tr>
      <w:tr w:rsidR="00611651" w:rsidTr="6CEF3EB6" w14:paraId="623E2DB2" w14:textId="77777777">
        <w:tc>
          <w:tcPr>
            <w:cnfStyle w:val="000000000000" w:firstRow="0" w:lastRow="0" w:firstColumn="0" w:lastColumn="0" w:oddVBand="0" w:evenVBand="0" w:oddHBand="0" w:evenHBand="0" w:firstRowFirstColumn="0" w:firstRowLastColumn="0" w:lastRowFirstColumn="0" w:lastRowLastColumn="0"/>
            <w:tcW w:w="4320" w:type="dxa"/>
            <w:tcMar/>
          </w:tcPr>
          <w:p w:rsidR="00611651" w:rsidP="1D02CF83" w:rsidRDefault="00284C30" w14:paraId="56562187" w14:textId="50E978B3">
            <w:pPr>
              <w:ind w:left="0"/>
            </w:pPr>
            <w:r>
              <w:t xml:space="preserve">Access </w:t>
            </w:r>
            <w:r w:rsidR="005F38B7">
              <w:t>provisioning complete</w:t>
            </w:r>
          </w:p>
        </w:tc>
        <w:tc>
          <w:tcPr>
            <w:cnfStyle w:val="000000000000" w:firstRow="0" w:lastRow="0" w:firstColumn="0" w:lastColumn="0" w:oddVBand="0" w:evenVBand="0" w:oddHBand="0" w:evenHBand="0" w:firstRowFirstColumn="0" w:firstRowLastColumn="0" w:lastRowFirstColumn="0" w:lastRowLastColumn="0"/>
            <w:tcW w:w="6390" w:type="dxa"/>
            <w:tcMar/>
          </w:tcPr>
          <w:p w:rsidR="00611651" w:rsidP="1D02CF83" w:rsidRDefault="00284C30" w14:paraId="41512D28" w14:textId="2721F9C6">
            <w:pPr>
              <w:ind w:left="0"/>
            </w:pPr>
            <w:r>
              <w:t>All core team members (customer and Anaplan/partner) must have appropriate roles assigned, including model builder or workspace admin where required</w:t>
            </w:r>
            <w:r w:rsidR="005F38B7">
              <w:t>.</w:t>
            </w:r>
          </w:p>
        </w:tc>
      </w:tr>
      <w:tr w:rsidR="00AE4957" w:rsidTr="6CEF3EB6" w14:paraId="3BFEE64A"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E4957" w:rsidP="1D02CF83" w:rsidRDefault="00AE4957" w14:paraId="1D99DAAF" w14:textId="1215295A">
            <w:pPr>
              <w:ind w:left="0"/>
            </w:pPr>
            <w:r>
              <w:t xml:space="preserve">Integration </w:t>
            </w:r>
            <w:r w:rsidR="00061FDB">
              <w:t>a</w:t>
            </w:r>
            <w:r>
              <w:t>pproach</w:t>
            </w:r>
          </w:p>
        </w:tc>
        <w:tc>
          <w:tcPr>
            <w:cnfStyle w:val="000000000000" w:firstRow="0" w:lastRow="0" w:firstColumn="0" w:lastColumn="0" w:oddVBand="0" w:evenVBand="0" w:oddHBand="0" w:evenHBand="0" w:firstRowFirstColumn="0" w:firstRowLastColumn="0" w:lastRowFirstColumn="0" w:lastRowLastColumn="0"/>
            <w:tcW w:w="6390" w:type="dxa"/>
            <w:tcMar/>
          </w:tcPr>
          <w:p w:rsidR="00AE4957" w:rsidP="1D02CF83" w:rsidRDefault="00AE4957" w14:paraId="3267323C" w14:textId="4A01312D">
            <w:pPr>
              <w:ind w:left="0"/>
            </w:pPr>
            <w:r w:rsidR="00AE4957">
              <w:rPr/>
              <w:t>Cloudworks</w:t>
            </w:r>
            <w:r w:rsidR="00061FDB">
              <w:rPr/>
              <w:t>,</w:t>
            </w:r>
            <w:r w:rsidR="23C23522">
              <w:rPr/>
              <w:t xml:space="preserve"> </w:t>
            </w:r>
            <w:r w:rsidR="00061FDB">
              <w:rPr/>
              <w:t>ADO</w:t>
            </w:r>
            <w:r w:rsidR="00061FDB">
              <w:rPr/>
              <w:t>, Anaplan connect, or other supported ETL</w:t>
            </w:r>
          </w:p>
        </w:tc>
      </w:tr>
      <w:tr w:rsidR="00AE4957" w:rsidTr="6CEF3EB6" w14:paraId="73A0C80E" w14:textId="77777777">
        <w:tc>
          <w:tcPr>
            <w:cnfStyle w:val="000000000000" w:firstRow="0" w:lastRow="0" w:firstColumn="0" w:lastColumn="0" w:oddVBand="0" w:evenVBand="0" w:oddHBand="0" w:evenHBand="0" w:firstRowFirstColumn="0" w:firstRowLastColumn="0" w:lastRowFirstColumn="0" w:lastRowLastColumn="0"/>
            <w:tcW w:w="4320" w:type="dxa"/>
            <w:tcMar/>
          </w:tcPr>
          <w:p w:rsidR="00AE4957" w:rsidP="1D02CF83" w:rsidRDefault="00061FDB" w14:paraId="04FA41C7" w14:textId="0067F6FB">
            <w:pPr>
              <w:ind w:left="0"/>
            </w:pPr>
            <w:r>
              <w:t>Calendar alignment</w:t>
            </w:r>
          </w:p>
        </w:tc>
        <w:tc>
          <w:tcPr>
            <w:cnfStyle w:val="000000000000" w:firstRow="0" w:lastRow="0" w:firstColumn="0" w:lastColumn="0" w:oddVBand="0" w:evenVBand="0" w:oddHBand="0" w:evenHBand="0" w:firstRowFirstColumn="0" w:firstRowLastColumn="0" w:lastRowFirstColumn="0" w:lastRowLastColumn="0"/>
            <w:tcW w:w="6390" w:type="dxa"/>
            <w:tcMar/>
          </w:tcPr>
          <w:p w:rsidR="00AE4957" w:rsidP="1D02CF83" w:rsidRDefault="00061FDB" w14:paraId="0FBA2818" w14:textId="7481415C">
            <w:pPr>
              <w:ind w:left="0"/>
            </w:pPr>
            <w:r w:rsidRPr="00061FDB">
              <w:t>Fiscal year, time ranges, and granularity agreed</w:t>
            </w:r>
          </w:p>
        </w:tc>
      </w:tr>
    </w:tbl>
    <w:p w:rsidR="00072ABD" w:rsidP="00AC1283" w:rsidRDefault="00072ABD" w14:paraId="641D32E4" w14:textId="5CFF79E8">
      <w:pPr>
        <w:rPr>
          <w:rFonts w:eastAsia="Times New Roman"/>
          <w:b/>
          <w:bCs/>
          <w:color w:val="FF6100" w:themeColor="accent1"/>
        </w:rPr>
      </w:pPr>
      <w:r>
        <w:br w:type="page"/>
      </w:r>
    </w:p>
    <w:p w:rsidR="00611651" w:rsidP="30B466D0" w:rsidRDefault="00943382" w14:paraId="59C9097C" w14:textId="06877066">
      <w:pPr>
        <w:pStyle w:val="2-Header2"/>
        <w:rPr/>
      </w:pPr>
      <w:bookmarkStart w:name="_Toc203482582" w:id="142"/>
      <w:bookmarkStart w:name="_Toc199751313" w:id="143"/>
      <w:r w:rsidR="00943382">
        <w:rPr/>
        <w:t>Risk flags to watch for</w:t>
      </w:r>
      <w:bookmarkEnd w:id="142"/>
      <w:bookmarkEnd w:id="143"/>
    </w:p>
    <w:p w:rsidR="00611651" w:rsidRDefault="00284C30" w14:paraId="107DCDAA" w14:textId="40619CB0">
      <w:r>
        <w:t xml:space="preserve">Below </w:t>
      </w:r>
      <w:proofErr w:type="gramStart"/>
      <w:r>
        <w:t>are</w:t>
      </w:r>
      <w:proofErr w:type="gramEnd"/>
      <w:r>
        <w:t xml:space="preserve"> common risk indicators observed in </w:t>
      </w:r>
      <w:r w:rsidR="00061FDB">
        <w:t>GTM Capacity Projects</w:t>
      </w:r>
      <w:r>
        <w:t>. Identifying these early can help avoid missed deadlines, misaligned expectations, and rework during testing or deployment.</w:t>
      </w:r>
    </w:p>
    <w:p w:rsidR="006C4F9E" w:rsidRDefault="006C4F9E" w14:paraId="78C9973E" w14:textId="77777777"/>
    <w:tbl>
      <w:tblPr>
        <w:tblStyle w:val="Runbook-Table"/>
        <w:tblW w:w="0" w:type="auto"/>
        <w:tblInd w:w="-5" w:type="dxa"/>
        <w:tblLook w:val="04A0" w:firstRow="1" w:lastRow="0" w:firstColumn="1" w:lastColumn="0" w:noHBand="0" w:noVBand="1"/>
      </w:tblPr>
      <w:tblGrid>
        <w:gridCol w:w="4320"/>
        <w:gridCol w:w="6390"/>
      </w:tblGrid>
      <w:tr w:rsidRPr="00072ABD" w:rsidR="00611651" w:rsidTr="30B466D0" w14:paraId="33CFDCC9" w14:textId="77777777">
        <w:trPr>
          <w:cnfStyle w:val="100000000000" w:firstRow="1" w:lastRow="0" w:firstColumn="0" w:lastColumn="0" w:oddVBand="0" w:evenVBand="0" w:oddHBand="0" w:evenHBand="0" w:firstRowFirstColumn="0" w:firstRowLastColumn="0" w:lastRowFirstColumn="0" w:lastRowLastColumn="0"/>
        </w:trPr>
        <w:tc>
          <w:tcPr>
            <w:tcW w:w="4320" w:type="dxa"/>
          </w:tcPr>
          <w:p w:rsidRPr="00072ABD" w:rsidR="00611651" w:rsidP="1D02CF83" w:rsidRDefault="00284C30" w14:paraId="4547B0A6" w14:textId="77777777">
            <w:pPr>
              <w:jc w:val="center"/>
              <w:rPr>
                <w:color w:val="FFFFFF" w:themeColor="background1"/>
              </w:rPr>
            </w:pPr>
            <w:r w:rsidRPr="1D02CF83">
              <w:rPr>
                <w:color w:val="FFFFFF" w:themeColor="background1"/>
              </w:rPr>
              <w:t>Risk Flag</w:t>
            </w:r>
          </w:p>
        </w:tc>
        <w:tc>
          <w:tcPr>
            <w:tcW w:w="6390" w:type="dxa"/>
          </w:tcPr>
          <w:p w:rsidRPr="00072ABD" w:rsidR="00611651" w:rsidP="1D02CF83" w:rsidRDefault="00284C30" w14:paraId="6A50AB7D" w14:textId="77777777">
            <w:pPr>
              <w:jc w:val="center"/>
              <w:rPr>
                <w:color w:val="FFFFFF" w:themeColor="background1"/>
              </w:rPr>
            </w:pPr>
            <w:r w:rsidRPr="1D02CF83">
              <w:rPr>
                <w:color w:val="FFFFFF" w:themeColor="background1"/>
              </w:rPr>
              <w:t>Impact</w:t>
            </w:r>
          </w:p>
        </w:tc>
      </w:tr>
      <w:tr w:rsidRPr="00072ABD" w:rsidR="00611651" w:rsidTr="30B466D0" w14:paraId="27133E8C" w14:textId="77777777">
        <w:trPr>
          <w:trHeight w:val="759"/>
        </w:trPr>
        <w:tc>
          <w:tcPr>
            <w:tcW w:w="4320" w:type="dxa"/>
          </w:tcPr>
          <w:p w:rsidRPr="00072ABD" w:rsidR="00611651" w:rsidP="1D02CF83" w:rsidRDefault="00061FDB" w14:paraId="4855E6F5" w14:textId="627295F9">
            <w:pPr>
              <w:ind w:left="0"/>
            </w:pPr>
            <w:r w:rsidRPr="00061FDB">
              <w:t>Productivity assumptions are not agreed upon</w:t>
            </w:r>
          </w:p>
        </w:tc>
        <w:tc>
          <w:tcPr>
            <w:tcW w:w="6390" w:type="dxa"/>
          </w:tcPr>
          <w:p w:rsidRPr="00072ABD" w:rsidR="00611651" w:rsidP="1D02CF83" w:rsidRDefault="00061FDB" w14:paraId="228A19FA" w14:textId="7753A221">
            <w:pPr>
              <w:ind w:left="0"/>
            </w:pPr>
            <w:r w:rsidRPr="00061FDB">
              <w:t xml:space="preserve">Capacity outputs lose credibility immediately. Different teams run competing scenarios using different </w:t>
            </w:r>
            <w:proofErr w:type="gramStart"/>
            <w:r w:rsidRPr="00061FDB">
              <w:t>attainment</w:t>
            </w:r>
            <w:proofErr w:type="gramEnd"/>
            <w:r w:rsidRPr="00061FDB">
              <w:t xml:space="preserve">, </w:t>
            </w:r>
            <w:proofErr w:type="gramStart"/>
            <w:r w:rsidRPr="00061FDB">
              <w:t>ramp</w:t>
            </w:r>
            <w:proofErr w:type="gramEnd"/>
            <w:r w:rsidRPr="00061FDB">
              <w:t>, or seasonality logic, resulting in endless rework and no decision closure. The model becomes an analysis sandbox instead of a planning system.</w:t>
            </w:r>
          </w:p>
        </w:tc>
      </w:tr>
      <w:tr w:rsidRPr="00072ABD" w:rsidR="00611651" w:rsidTr="30B466D0" w14:paraId="3DA9B60F" w14:textId="77777777">
        <w:trPr>
          <w:trHeight w:val="759"/>
        </w:trPr>
        <w:tc>
          <w:tcPr>
            <w:tcW w:w="4320" w:type="dxa"/>
          </w:tcPr>
          <w:p w:rsidRPr="00072ABD" w:rsidR="00611651" w:rsidP="1D02CF83" w:rsidRDefault="00061FDB" w14:paraId="28535994" w14:textId="5F8E92BB">
            <w:pPr>
              <w:ind w:left="0"/>
            </w:pPr>
            <w:r w:rsidRPr="00061FDB">
              <w:t>Sales roles are poorly defined or inconsistently named across systems</w:t>
            </w:r>
          </w:p>
        </w:tc>
        <w:tc>
          <w:tcPr>
            <w:tcW w:w="6390" w:type="dxa"/>
          </w:tcPr>
          <w:p w:rsidRPr="00072ABD" w:rsidR="00611651" w:rsidP="30B466D0" w:rsidRDefault="00061FDB" w14:paraId="20A038A4" w14:textId="0A5059D0">
            <w:pPr>
              <w:ind w:left="0"/>
              <w:rPr>
                <w:color w:val="0A2F46" w:themeColor="text2"/>
              </w:rPr>
            </w:pPr>
            <w:r w:rsidRPr="00061FDB">
              <w:rPr>
                <w:color w:val="0A2F46" w:themeColor="text2"/>
              </w:rPr>
              <w:t>Headcount, cost, and productivity calculations break down. Roles cannot be reconciled between HR, CRM, and Finance, leading to incorrect FTE counts, misallocated capacity, and rejected outputs during UAT.</w:t>
            </w:r>
          </w:p>
        </w:tc>
      </w:tr>
      <w:tr w:rsidRPr="00072ABD" w:rsidR="00611651" w:rsidTr="30B466D0" w14:paraId="43CE751F" w14:textId="77777777">
        <w:trPr>
          <w:trHeight w:val="759"/>
        </w:trPr>
        <w:tc>
          <w:tcPr>
            <w:tcW w:w="4320" w:type="dxa"/>
          </w:tcPr>
          <w:p w:rsidRPr="00072ABD" w:rsidR="00611651" w:rsidP="1D02CF83" w:rsidRDefault="00061FDB" w14:paraId="32BA260E" w14:textId="6E8269F7">
            <w:pPr>
              <w:ind w:left="0"/>
            </w:pPr>
            <w:r w:rsidRPr="00061FDB">
              <w:t>Hiring ownership is split across teams</w:t>
            </w:r>
          </w:p>
        </w:tc>
        <w:tc>
          <w:tcPr>
            <w:tcW w:w="6390" w:type="dxa"/>
          </w:tcPr>
          <w:p w:rsidRPr="00072ABD" w:rsidR="00611651" w:rsidP="1D02CF83" w:rsidRDefault="00061FDB" w14:paraId="2A52C14D" w14:textId="2AF87522">
            <w:pPr>
              <w:ind w:left="0"/>
            </w:pPr>
            <w:r w:rsidRPr="00061FDB">
              <w:t>Bottom-up plans conflict with top-down constraints. Approvals stall because no single owner can commit to a hiring plan, forcing late-stage scope changes or governance workarounds.</w:t>
            </w:r>
          </w:p>
        </w:tc>
      </w:tr>
      <w:tr w:rsidRPr="00072ABD" w:rsidR="00611651" w:rsidTr="30B466D0" w14:paraId="66C76007" w14:textId="77777777">
        <w:trPr>
          <w:trHeight w:val="759"/>
        </w:trPr>
        <w:tc>
          <w:tcPr>
            <w:tcW w:w="4320" w:type="dxa"/>
          </w:tcPr>
          <w:p w:rsidRPr="00072ABD" w:rsidR="00611651" w:rsidP="1D02CF83" w:rsidRDefault="00061FDB" w14:paraId="62701168" w14:textId="31BF779B">
            <w:pPr>
              <w:ind w:left="0"/>
            </w:pPr>
            <w:r w:rsidRPr="00061FDB">
              <w:t>Capacity planning is treated as a budgeting exercise</w:t>
            </w:r>
          </w:p>
        </w:tc>
        <w:tc>
          <w:tcPr>
            <w:tcW w:w="6390" w:type="dxa"/>
          </w:tcPr>
          <w:p w:rsidRPr="00072ABD" w:rsidR="00611651" w:rsidP="1D02CF83" w:rsidRDefault="00061FDB" w14:paraId="0058B93F" w14:textId="531E903D">
            <w:pPr>
              <w:ind w:left="0"/>
            </w:pPr>
            <w:r w:rsidRPr="00061FDB">
              <w:t>The model is used once for AOP and abandoned. Scenario comparison, ramp modeling, and in-year replanning are never adopted, significantly reducing ROI and long-term value.</w:t>
            </w:r>
          </w:p>
        </w:tc>
      </w:tr>
      <w:tr w:rsidRPr="00072ABD" w:rsidR="00061FDB" w:rsidTr="30B466D0" w14:paraId="07723184" w14:textId="77777777">
        <w:trPr>
          <w:trHeight w:val="759"/>
        </w:trPr>
        <w:tc>
          <w:tcPr>
            <w:tcW w:w="4320" w:type="dxa"/>
          </w:tcPr>
          <w:p w:rsidRPr="00061FDB" w:rsidR="00061FDB" w:rsidP="1D02CF83" w:rsidRDefault="00061FDB" w14:paraId="304848A5" w14:textId="51666829">
            <w:pPr>
              <w:ind w:left="0"/>
            </w:pPr>
            <w:r w:rsidRPr="00061FDB">
              <w:t>In-year replanning is not discussed during implementation</w:t>
            </w:r>
          </w:p>
        </w:tc>
        <w:tc>
          <w:tcPr>
            <w:tcW w:w="6390" w:type="dxa"/>
          </w:tcPr>
          <w:p w:rsidRPr="00505006" w:rsidR="00061FDB" w:rsidP="1D02CF83" w:rsidRDefault="00061FDB" w14:paraId="6017ADC4" w14:textId="60D4CD42">
            <w:pPr>
              <w:ind w:left="0"/>
            </w:pPr>
            <w:r w:rsidRPr="00061FDB">
              <w:t>The model cannot support real-world changes such as hiring delays, attrition spikes, or target adjustments. Customers revert to spreadsheets mid-year, bypassing the application entirely.</w:t>
            </w:r>
          </w:p>
        </w:tc>
      </w:tr>
    </w:tbl>
    <w:p w:rsidR="00072ABD" w:rsidP="00B126F8" w:rsidRDefault="00284C30" w14:paraId="23CFDAB9" w14:textId="1EEE5678">
      <w:pPr>
        <w:rPr>
          <w:b/>
          <w:bCs/>
        </w:rPr>
      </w:pPr>
      <w:r>
        <w:br/>
      </w:r>
      <w:r>
        <w:br/>
      </w:r>
    </w:p>
    <w:p w:rsidRPr="00061FDB" w:rsidR="00061FDB" w:rsidP="00061FDB" w:rsidRDefault="00061FDB" w14:paraId="73566F8E" w14:textId="77777777">
      <w:pPr>
        <w:pStyle w:val="2-Header2"/>
        <w:rPr/>
      </w:pPr>
      <w:r w:rsidR="00061FDB">
        <w:rPr/>
        <w:t>Go / No-Go checkpoint</w:t>
      </w:r>
    </w:p>
    <w:p w:rsidRPr="00061FDB" w:rsidR="00061FDB" w:rsidP="00061FDB" w:rsidRDefault="00061FDB" w14:paraId="56027F4A" w14:textId="77777777">
      <w:pPr>
        <w:spacing w:after="200"/>
        <w:contextualSpacing w:val="0"/>
        <w:rPr>
          <w:b/>
          <w:bCs/>
        </w:rPr>
      </w:pPr>
      <w:r w:rsidRPr="00061FDB">
        <w:rPr>
          <w:b/>
          <w:bCs/>
        </w:rPr>
        <w:t>Before moving into configuration:</w:t>
      </w:r>
    </w:p>
    <w:p w:rsidRPr="00061FDB" w:rsidR="00061FDB" w:rsidP="00061FDB" w:rsidRDefault="00061FDB" w14:paraId="38DA1885" w14:textId="77777777">
      <w:pPr>
        <w:pStyle w:val="5-NormalwithBulletedList"/>
        <w:numPr>
          <w:ilvl w:val="0"/>
          <w:numId w:val="69"/>
        </w:numPr>
      </w:pPr>
      <w:r w:rsidRPr="00061FDB">
        <w:t>All required datasets confirmed available</w:t>
      </w:r>
    </w:p>
    <w:p w:rsidRPr="00061FDB" w:rsidR="00061FDB" w:rsidP="00061FDB" w:rsidRDefault="00061FDB" w14:paraId="21EB699B" w14:textId="77777777">
      <w:pPr>
        <w:pStyle w:val="5-NormalwithBulletedList"/>
        <w:numPr>
          <w:ilvl w:val="0"/>
          <w:numId w:val="69"/>
        </w:numPr>
      </w:pPr>
      <w:r w:rsidRPr="00061FDB">
        <w:t>Key assumptions documented and approved</w:t>
      </w:r>
    </w:p>
    <w:p w:rsidRPr="00061FDB" w:rsidR="00061FDB" w:rsidP="00061FDB" w:rsidRDefault="00061FDB" w14:paraId="5F3F1721" w14:textId="77777777">
      <w:pPr>
        <w:pStyle w:val="5-NormalwithBulletedList"/>
        <w:numPr>
          <w:ilvl w:val="0"/>
          <w:numId w:val="69"/>
        </w:numPr>
      </w:pPr>
      <w:r w:rsidRPr="00061FDB">
        <w:t>Stakeholder owners confirmed</w:t>
      </w:r>
    </w:p>
    <w:p w:rsidRPr="00061FDB" w:rsidR="00061FDB" w:rsidP="00061FDB" w:rsidRDefault="00061FDB" w14:paraId="12673332" w14:textId="77777777">
      <w:pPr>
        <w:pStyle w:val="5-NormalwithBulletedList"/>
        <w:numPr>
          <w:ilvl w:val="0"/>
          <w:numId w:val="69"/>
        </w:numPr>
      </w:pPr>
      <w:r w:rsidRPr="00061FDB">
        <w:t>Risks logged and accepted or mitigated</w:t>
      </w:r>
    </w:p>
    <w:p w:rsidRPr="00061FDB" w:rsidR="00061FDB" w:rsidP="00061FDB" w:rsidRDefault="00061FDB" w14:paraId="1C23AF5A" w14:textId="4D7A64C5">
      <w:pPr>
        <w:spacing w:after="200"/>
        <w:contextualSpacing w:val="0"/>
        <w:rPr>
          <w:b/>
          <w:bCs/>
        </w:rPr>
      </w:pPr>
      <w:r w:rsidRPr="00061FDB">
        <w:rPr>
          <w:b/>
          <w:bCs/>
        </w:rPr>
        <w:t xml:space="preserve">If more than two items remain unresolved, delay </w:t>
      </w:r>
      <w:r>
        <w:rPr>
          <w:b/>
          <w:bCs/>
        </w:rPr>
        <w:t xml:space="preserve">the </w:t>
      </w:r>
      <w:proofErr w:type="gramStart"/>
      <w:r w:rsidRPr="00061FDB">
        <w:rPr>
          <w:b/>
          <w:bCs/>
        </w:rPr>
        <w:t>build</w:t>
      </w:r>
      <w:proofErr w:type="gramEnd"/>
      <w:r w:rsidRPr="00061FDB">
        <w:rPr>
          <w:b/>
          <w:bCs/>
        </w:rPr>
        <w:t>. Starting early costs more than waiting.</w:t>
      </w:r>
    </w:p>
    <w:p w:rsidR="00072ABD" w:rsidRDefault="00072ABD" w14:paraId="33BCF1D2" w14:textId="77777777">
      <w:pPr>
        <w:spacing w:after="200"/>
        <w:ind w:left="0"/>
        <w:contextualSpacing w:val="0"/>
        <w:rPr>
          <w:b/>
          <w:bCs/>
        </w:rPr>
      </w:pPr>
      <w:r>
        <w:rPr>
          <w:b/>
          <w:bCs/>
        </w:rPr>
        <w:br w:type="page"/>
      </w:r>
    </w:p>
    <w:p w:rsidR="00B126F8" w:rsidP="00072ABD" w:rsidRDefault="00B126F8" w14:paraId="1D3EED9B" w14:textId="5B9D89C5">
      <w:pPr>
        <w:pStyle w:val="1-Header1"/>
      </w:pPr>
      <w:bookmarkStart w:name="_Toc203482583" w:id="144"/>
      <w:proofErr w:type="gramStart"/>
      <w:r>
        <w:t>Implementation</w:t>
      </w:r>
      <w:proofErr w:type="gramEnd"/>
      <w:r>
        <w:t xml:space="preserve"> </w:t>
      </w:r>
      <w:bookmarkEnd w:id="144"/>
      <w:proofErr w:type="gramStart"/>
      <w:r w:rsidR="00937B92">
        <w:t>lifecycle</w:t>
      </w:r>
      <w:proofErr w:type="gramEnd"/>
    </w:p>
    <w:p w:rsidR="00793146" w:rsidP="00793146" w:rsidRDefault="00793146" w14:paraId="4993B36E" w14:textId="7D508993">
      <w:pPr>
        <w:pStyle w:val="5-NormalwithBulletedList"/>
        <w:numPr>
          <w:ilvl w:val="0"/>
          <w:numId w:val="0"/>
        </w:numPr>
        <w:ind w:left="720"/>
      </w:pPr>
      <w:r>
        <w:t xml:space="preserve">The GTM Capacity Planning implementation follows a structured, phase-based lifecycle </w:t>
      </w:r>
      <w:r>
        <w:t>that balances</w:t>
      </w:r>
      <w:r>
        <w:t xml:space="preserve"> speed, governance, and iteration. While the application is delivered </w:t>
      </w:r>
      <w:r>
        <w:t>out of the box</w:t>
      </w:r>
      <w:r>
        <w:t>, successful implementations depend on disciplined sequencing—particularly around productivity assumptions, headcount constraints, and approval workflows.</w:t>
      </w:r>
    </w:p>
    <w:p w:rsidR="00793146" w:rsidP="00793146" w:rsidRDefault="00793146" w14:paraId="42574E0A" w14:textId="77777777">
      <w:pPr>
        <w:pStyle w:val="5-NormalwithBulletedList"/>
        <w:numPr>
          <w:ilvl w:val="0"/>
          <w:numId w:val="0"/>
        </w:numPr>
        <w:ind w:left="720"/>
      </w:pPr>
    </w:p>
    <w:p w:rsidRPr="00893764" w:rsidR="00893764" w:rsidP="00793146" w:rsidRDefault="00793146" w14:paraId="2B7CAE45" w14:textId="4DB3465F">
      <w:pPr>
        <w:pStyle w:val="5-NormalwithBulletedList"/>
        <w:numPr>
          <w:ilvl w:val="0"/>
          <w:numId w:val="0"/>
        </w:numPr>
        <w:ind w:left="720"/>
      </w:pPr>
      <w:r>
        <w:t>This lifecycle aligns with Anaplan’s standard delivery approach while accounting for the cross-functional nature of capacity planning</w:t>
      </w:r>
      <w:r w:rsidRPr="00893764" w:rsidR="00893764">
        <w:t>.</w:t>
      </w:r>
    </w:p>
    <w:p w:rsidRPr="00B126F8" w:rsidR="00B126F8" w:rsidP="30B466D0" w:rsidRDefault="00B126F8" w14:paraId="122E0584" w14:textId="5F1C8367">
      <w:pPr>
        <w:pStyle w:val="2-Header2"/>
        <w:rPr/>
      </w:pPr>
      <w:bookmarkStart w:name="_Toc199751314" w:id="145"/>
      <w:bookmarkStart w:name="_Toc203482584" w:id="146"/>
      <w:r w:rsidR="00B126F8">
        <w:rPr/>
        <w:t xml:space="preserve">Foundation &amp; </w:t>
      </w:r>
      <w:r w:rsidR="184CCC97">
        <w:rPr/>
        <w:t>C</w:t>
      </w:r>
      <w:bookmarkEnd w:id="145"/>
      <w:bookmarkEnd w:id="146"/>
      <w:r w:rsidR="00937B92">
        <w:rPr/>
        <w:t>onfiguration</w:t>
      </w:r>
    </w:p>
    <w:p w:rsidRPr="00072ABD" w:rsidR="00B126F8" w:rsidP="6CEF3EB6" w:rsidRDefault="00B126F8" w14:paraId="0A9640E5" w14:textId="77777777">
      <w:pPr>
        <w:pStyle w:val="3-Header3"/>
        <w:rPr/>
      </w:pPr>
      <w:bookmarkStart w:name="_Toc199751315" w:id="147"/>
      <w:r w:rsidR="00B126F8">
        <w:rPr/>
        <w:t>Goals</w:t>
      </w:r>
      <w:bookmarkEnd w:id="147"/>
    </w:p>
    <w:p w:rsidR="00793146" w:rsidP="00793146" w:rsidRDefault="00793146" w14:paraId="2A6E369A" w14:textId="5340B129">
      <w:pPr>
        <w:pStyle w:val="5-NormalwithBulletedList"/>
        <w:numPr>
          <w:ilvl w:val="0"/>
          <w:numId w:val="16"/>
        </w:numPr>
      </w:pPr>
      <w:bookmarkStart w:name="_Toc199751316" w:id="148"/>
      <w:r>
        <w:t>Confirm capacity planning scope, ownership, and decision rights</w:t>
      </w:r>
    </w:p>
    <w:p w:rsidR="00793146" w:rsidP="00793146" w:rsidRDefault="00793146" w14:paraId="438A7E2D" w14:textId="7D697A5A">
      <w:pPr>
        <w:pStyle w:val="5-NormalwithBulletedList"/>
        <w:numPr>
          <w:ilvl w:val="0"/>
          <w:numId w:val="16"/>
        </w:numPr>
      </w:pPr>
      <w:r>
        <w:t>Validate core assumptions (roles, productivity, cost, coverage)</w:t>
      </w:r>
    </w:p>
    <w:p w:rsidR="00793146" w:rsidP="00793146" w:rsidRDefault="00793146" w14:paraId="22A1E7D1" w14:textId="36F8C914">
      <w:pPr>
        <w:pStyle w:val="5-NormalwithBulletedList"/>
        <w:numPr>
          <w:ilvl w:val="0"/>
          <w:numId w:val="16"/>
        </w:numPr>
      </w:pPr>
      <w:r>
        <w:t>Ensure data and integration readiness</w:t>
      </w:r>
    </w:p>
    <w:p w:rsidRPr="00893764" w:rsidR="00893764" w:rsidP="00793146" w:rsidRDefault="00793146" w14:paraId="776F7B37" w14:textId="38471378">
      <w:pPr>
        <w:pStyle w:val="5-NormalwithBulletedList"/>
        <w:numPr>
          <w:ilvl w:val="0"/>
          <w:numId w:val="16"/>
        </w:numPr>
      </w:pPr>
      <w:r>
        <w:t>Complete guided setup and dimensional configuration</w:t>
      </w:r>
    </w:p>
    <w:p w:rsidRPr="00B126F8" w:rsidR="00B126F8" w:rsidP="00072ABD" w:rsidRDefault="00B126F8" w14:paraId="55C767D3" w14:textId="77777777">
      <w:pPr>
        <w:pStyle w:val="3-Header3"/>
        <w:rPr/>
      </w:pPr>
      <w:r w:rsidR="00B126F8">
        <w:rPr/>
        <w:t>Key Activities</w:t>
      </w:r>
      <w:bookmarkEnd w:id="148"/>
    </w:p>
    <w:p w:rsidR="00793146" w:rsidP="00793146" w:rsidRDefault="00793146" w14:paraId="68E75305" w14:textId="079F7627">
      <w:pPr>
        <w:pStyle w:val="5-NormalwithBulletedList"/>
        <w:numPr>
          <w:ilvl w:val="0"/>
          <w:numId w:val="17"/>
        </w:numPr>
      </w:pPr>
      <w:bookmarkStart w:name="_Toc199751317" w:id="149"/>
      <w:r>
        <w:t>Conduct kickoff and planning scope alignment workshop</w:t>
      </w:r>
    </w:p>
    <w:p w:rsidR="00793146" w:rsidP="00793146" w:rsidRDefault="00793146" w14:paraId="07B67311" w14:textId="3FC3AE73">
      <w:pPr>
        <w:pStyle w:val="5-NormalwithBulletedList"/>
        <w:numPr>
          <w:ilvl w:val="0"/>
          <w:numId w:val="17"/>
        </w:numPr>
      </w:pPr>
      <w:r>
        <w:t>Finalize:</w:t>
      </w:r>
    </w:p>
    <w:p w:rsidR="00793146" w:rsidP="00793146" w:rsidRDefault="00793146" w14:paraId="43087121" w14:textId="1F2765BD">
      <w:pPr>
        <w:pStyle w:val="5-NormalwithBulletedList"/>
        <w:numPr>
          <w:ilvl w:val="1"/>
          <w:numId w:val="17"/>
        </w:numPr>
      </w:pPr>
      <w:r>
        <w:t>Sales role taxonomy and job families</w:t>
      </w:r>
    </w:p>
    <w:p w:rsidR="00793146" w:rsidP="00793146" w:rsidRDefault="00793146" w14:paraId="42FAF5DB" w14:textId="4BDB8D31">
      <w:pPr>
        <w:pStyle w:val="5-NormalwithBulletedList"/>
        <w:numPr>
          <w:ilvl w:val="1"/>
          <w:numId w:val="17"/>
        </w:numPr>
      </w:pPr>
      <w:r>
        <w:t>Productivity, ramp, and attrition assumptions</w:t>
      </w:r>
    </w:p>
    <w:p w:rsidR="00793146" w:rsidP="00793146" w:rsidRDefault="00793146" w14:paraId="6D173EAB" w14:textId="37B8B141">
      <w:pPr>
        <w:pStyle w:val="5-NormalwithBulletedList"/>
        <w:numPr>
          <w:ilvl w:val="1"/>
          <w:numId w:val="17"/>
        </w:numPr>
      </w:pPr>
      <w:r>
        <w:t>Capacity planning methods (coverage, workload, target-driven)</w:t>
      </w:r>
    </w:p>
    <w:p w:rsidR="00793146" w:rsidP="00793146" w:rsidRDefault="00793146" w14:paraId="45F28F62" w14:textId="10BD896A">
      <w:pPr>
        <w:pStyle w:val="5-NormalwithBulletedList"/>
        <w:numPr>
          <w:ilvl w:val="0"/>
          <w:numId w:val="17"/>
        </w:numPr>
      </w:pPr>
      <w:r>
        <w:t>Review data readiness and integration dependencies</w:t>
      </w:r>
    </w:p>
    <w:p w:rsidR="00793146" w:rsidP="00793146" w:rsidRDefault="00793146" w14:paraId="38FB7DEC" w14:textId="14BCCEFD">
      <w:pPr>
        <w:pStyle w:val="5-NormalwithBulletedList"/>
        <w:numPr>
          <w:ilvl w:val="0"/>
          <w:numId w:val="17"/>
        </w:numPr>
      </w:pPr>
      <w:r>
        <w:t>Configure guided setup inputs and planning dimensions</w:t>
      </w:r>
    </w:p>
    <w:p w:rsidRPr="001E3763" w:rsidR="001E3763" w:rsidP="00793146" w:rsidRDefault="00793146" w14:paraId="42A69D60" w14:textId="231AAB24">
      <w:pPr>
        <w:pStyle w:val="5-NormalwithBulletedList"/>
        <w:numPr>
          <w:ilvl w:val="0"/>
          <w:numId w:val="17"/>
        </w:numPr>
      </w:pPr>
      <w:r>
        <w:t>Define UX strategy and approval hierarchy</w:t>
      </w:r>
      <w:r w:rsidRPr="001E3763" w:rsidR="001E3763">
        <w:t>)</w:t>
      </w:r>
    </w:p>
    <w:p w:rsidRPr="00072ABD" w:rsidR="00B126F8" w:rsidP="00072ABD" w:rsidRDefault="00B126F8" w14:paraId="2EB091FE" w14:textId="77777777">
      <w:pPr>
        <w:pStyle w:val="3-Header3"/>
        <w:rPr/>
      </w:pPr>
      <w:r w:rsidR="00B126F8">
        <w:rPr/>
        <w:t>Outputs</w:t>
      </w:r>
      <w:bookmarkEnd w:id="149"/>
    </w:p>
    <w:p w:rsidR="00793146" w:rsidP="00793146" w:rsidRDefault="00793146" w14:paraId="3C60ABD1" w14:textId="72F6B995">
      <w:pPr>
        <w:pStyle w:val="5-NormalwithBulletedList"/>
        <w:numPr>
          <w:ilvl w:val="0"/>
          <w:numId w:val="17"/>
        </w:numPr>
      </w:pPr>
      <w:r>
        <w:t>Documented planning assumptions and decision log</w:t>
      </w:r>
    </w:p>
    <w:p w:rsidR="00793146" w:rsidP="00793146" w:rsidRDefault="00793146" w14:paraId="63E27131" w14:textId="36A6188A">
      <w:pPr>
        <w:pStyle w:val="5-NormalwithBulletedList"/>
        <w:numPr>
          <w:ilvl w:val="0"/>
          <w:numId w:val="17"/>
        </w:numPr>
      </w:pPr>
      <w:r>
        <w:t>Data readiness checklist completed</w:t>
      </w:r>
    </w:p>
    <w:p w:rsidR="00793146" w:rsidP="00793146" w:rsidRDefault="00793146" w14:paraId="5D5FE410" w14:textId="5DC378FA">
      <w:pPr>
        <w:pStyle w:val="5-NormalwithBulletedList"/>
        <w:numPr>
          <w:ilvl w:val="0"/>
          <w:numId w:val="17"/>
        </w:numPr>
      </w:pPr>
      <w:r>
        <w:t>Guided setup inputs finalized</w:t>
      </w:r>
    </w:p>
    <w:p w:rsidR="00793146" w:rsidP="00793146" w:rsidRDefault="00793146" w14:paraId="6D2E8DB4" w14:textId="0800751C">
      <w:pPr>
        <w:pStyle w:val="5-NormalwithBulletedList"/>
        <w:numPr>
          <w:ilvl w:val="0"/>
          <w:numId w:val="17"/>
        </w:numPr>
      </w:pPr>
      <w:r>
        <w:t>Integration approach confirmed</w:t>
      </w:r>
    </w:p>
    <w:p w:rsidRPr="00B126F8" w:rsidR="001E3763" w:rsidP="00793146" w:rsidRDefault="00793146" w14:paraId="195BF124" w14:textId="5993197D">
      <w:pPr>
        <w:pStyle w:val="5-NormalwithBulletedList"/>
        <w:numPr>
          <w:ilvl w:val="0"/>
          <w:numId w:val="17"/>
        </w:numPr>
      </w:pPr>
      <w:r>
        <w:t>UX persona map drafted</w:t>
      </w:r>
    </w:p>
    <w:p w:rsidRPr="00072ABD" w:rsidR="00B126F8" w:rsidP="00072ABD" w:rsidRDefault="00B126F8" w14:paraId="4C9497F4" w14:textId="2548167A">
      <w:pPr>
        <w:pStyle w:val="3-Header3"/>
        <w:rPr/>
      </w:pPr>
      <w:bookmarkStart w:name="_Toc199751318" w:id="150"/>
      <w:r w:rsidR="00B126F8">
        <w:rPr/>
        <w:t>Recommended Sessions with Customer</w:t>
      </w:r>
      <w:bookmarkEnd w:id="150"/>
    </w:p>
    <w:tbl>
      <w:tblPr>
        <w:tblStyle w:val="Runbook-Table"/>
        <w:tblW w:w="0" w:type="auto"/>
        <w:tblInd w:w="0" w:type="dxa"/>
        <w:tblLook w:val="04A0" w:firstRow="1" w:lastRow="0" w:firstColumn="1" w:lastColumn="0" w:noHBand="0" w:noVBand="1"/>
      </w:tblPr>
      <w:tblGrid>
        <w:gridCol w:w="4495"/>
        <w:gridCol w:w="6210"/>
      </w:tblGrid>
      <w:tr w:rsidRPr="00B126F8" w:rsidR="00B126F8" w:rsidTr="5E947D82" w14:paraId="23C69F28"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95" w:type="dxa"/>
            <w:tcMar/>
            <w:hideMark/>
          </w:tcPr>
          <w:p w:rsidRPr="00072ABD" w:rsidR="00B126F8" w:rsidP="00073A7C" w:rsidRDefault="00B126F8" w14:paraId="7B963C2F" w14:textId="77777777">
            <w:pPr>
              <w:spacing w:after="200" w:line="276" w:lineRule="auto"/>
              <w:ind w:left="150"/>
              <w:jc w:val="center"/>
              <w:rPr>
                <w:color w:val="FFFFFF" w:themeColor="background1"/>
              </w:rPr>
            </w:pPr>
            <w:r w:rsidRPr="00072ABD">
              <w:rPr>
                <w:color w:val="FFFFFF" w:themeColor="background1"/>
              </w:rPr>
              <w:t>Session</w:t>
            </w:r>
          </w:p>
        </w:tc>
        <w:tc>
          <w:tcPr>
            <w:cnfStyle w:val="000000000000" w:firstRow="0" w:lastRow="0" w:firstColumn="0" w:lastColumn="0" w:oddVBand="0" w:evenVBand="0" w:oddHBand="0" w:evenHBand="0" w:firstRowFirstColumn="0" w:firstRowLastColumn="0" w:lastRowFirstColumn="0" w:lastRowLastColumn="0"/>
            <w:tcW w:w="6210" w:type="dxa"/>
            <w:tcMar/>
            <w:hideMark/>
          </w:tcPr>
          <w:p w:rsidRPr="00072ABD" w:rsidR="00B126F8" w:rsidP="00073A7C" w:rsidRDefault="00B126F8" w14:paraId="4D8FE164"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5E947D82" w14:paraId="0C2AD3E3" w14:textId="77777777">
        <w:trPr>
          <w:trHeight w:val="548"/>
        </w:trPr>
        <w:tc>
          <w:tcPr>
            <w:cnfStyle w:val="000000000000" w:firstRow="0" w:lastRow="0" w:firstColumn="0" w:lastColumn="0" w:oddVBand="0" w:evenVBand="0" w:oddHBand="0" w:evenHBand="0" w:firstRowFirstColumn="0" w:firstRowLastColumn="0" w:lastRowFirstColumn="0" w:lastRowLastColumn="0"/>
            <w:tcW w:w="4495" w:type="dxa"/>
            <w:tcMar/>
            <w:hideMark/>
          </w:tcPr>
          <w:p w:rsidRPr="00072ABD" w:rsidR="00B126F8" w:rsidP="1D02CF83" w:rsidRDefault="00B126F8" w14:paraId="15D4959B" w14:textId="6054C8C9">
            <w:pPr>
              <w:ind w:left="0"/>
            </w:pPr>
            <w:r>
              <w:t xml:space="preserve">Kickoff &amp; </w:t>
            </w:r>
            <w:r w:rsidR="00793146">
              <w:t>Capacity scope a</w:t>
            </w:r>
            <w:r>
              <w:t>lignment</w:t>
            </w:r>
          </w:p>
        </w:tc>
        <w:tc>
          <w:tcPr>
            <w:cnfStyle w:val="000000000000" w:firstRow="0" w:lastRow="0" w:firstColumn="0" w:lastColumn="0" w:oddVBand="0" w:evenVBand="0" w:oddHBand="0" w:evenHBand="0" w:firstRowFirstColumn="0" w:firstRowLastColumn="0" w:lastRowFirstColumn="0" w:lastRowLastColumn="0"/>
            <w:tcW w:w="6210" w:type="dxa"/>
            <w:tcMar/>
            <w:hideMark/>
          </w:tcPr>
          <w:p w:rsidRPr="00072ABD" w:rsidR="00B126F8" w:rsidP="001E3763" w:rsidRDefault="00793146" w14:paraId="177C0725" w14:textId="633AEF13">
            <w:pPr>
              <w:ind w:left="0"/>
            </w:pPr>
            <w:r w:rsidRPr="00793146">
              <w:t>Align on objectives, timeline, RACI, and success criteria</w:t>
            </w:r>
          </w:p>
        </w:tc>
      </w:tr>
      <w:tr w:rsidRPr="00B126F8" w:rsidR="002E5C9E" w:rsidTr="5E947D82" w14:paraId="68C6B98C" w14:textId="77777777">
        <w:trPr>
          <w:trHeight w:val="458"/>
        </w:trPr>
        <w:tc>
          <w:tcPr>
            <w:cnfStyle w:val="000000000000" w:firstRow="0" w:lastRow="0" w:firstColumn="0" w:lastColumn="0" w:oddVBand="0" w:evenVBand="0" w:oddHBand="0" w:evenHBand="0" w:firstRowFirstColumn="0" w:firstRowLastColumn="0" w:lastRowFirstColumn="0" w:lastRowLastColumn="0"/>
            <w:tcW w:w="4495" w:type="dxa"/>
            <w:tcMar/>
          </w:tcPr>
          <w:p w:rsidRPr="00072ABD" w:rsidR="002E5C9E" w:rsidP="1D02CF83" w:rsidRDefault="00793146" w14:paraId="79C859E4" w14:textId="23BE089A">
            <w:pPr>
              <w:ind w:left="0"/>
            </w:pPr>
            <w:r w:rsidRPr="00793146">
              <w:t>Data readiness review</w:t>
            </w:r>
          </w:p>
        </w:tc>
        <w:tc>
          <w:tcPr>
            <w:cnfStyle w:val="000000000000" w:firstRow="0" w:lastRow="0" w:firstColumn="0" w:lastColumn="0" w:oddVBand="0" w:evenVBand="0" w:oddHBand="0" w:evenHBand="0" w:firstRowFirstColumn="0" w:firstRowLastColumn="0" w:lastRowFirstColumn="0" w:lastRowLastColumn="0"/>
            <w:tcW w:w="6210" w:type="dxa"/>
            <w:tcMar/>
          </w:tcPr>
          <w:p w:rsidRPr="00072ABD" w:rsidR="002E5C9E" w:rsidP="001E3763" w:rsidRDefault="00793146" w14:paraId="162D73F8" w14:textId="0457B6E5">
            <w:pPr>
              <w:ind w:left="0"/>
            </w:pPr>
            <w:r w:rsidRPr="00793146">
              <w:t>Validate HR, CRM, and Finance data availability and quality</w:t>
            </w:r>
          </w:p>
        </w:tc>
      </w:tr>
      <w:tr w:rsidRPr="00B126F8" w:rsidR="002E5C9E" w:rsidTr="5E947D82" w14:paraId="28197029" w14:textId="77777777">
        <w:trPr>
          <w:trHeight w:val="512"/>
        </w:trPr>
        <w:tc>
          <w:tcPr>
            <w:cnfStyle w:val="000000000000" w:firstRow="0" w:lastRow="0" w:firstColumn="0" w:lastColumn="0" w:oddVBand="0" w:evenVBand="0" w:oddHBand="0" w:evenHBand="0" w:firstRowFirstColumn="0" w:firstRowLastColumn="0" w:lastRowFirstColumn="0" w:lastRowLastColumn="0"/>
            <w:tcW w:w="4495" w:type="dxa"/>
            <w:tcMar/>
            <w:hideMark/>
          </w:tcPr>
          <w:p w:rsidRPr="00072ABD" w:rsidR="002E5C9E" w:rsidP="1D02CF83" w:rsidRDefault="00793146" w14:paraId="620F5CD7" w14:textId="1BF67D35">
            <w:pPr>
              <w:ind w:left="0"/>
            </w:pPr>
            <w:r w:rsidRPr="00793146">
              <w:t>Productivity &amp; ramp assumptions workshop</w:t>
            </w:r>
          </w:p>
        </w:tc>
        <w:tc>
          <w:tcPr>
            <w:cnfStyle w:val="000000000000" w:firstRow="0" w:lastRow="0" w:firstColumn="0" w:lastColumn="0" w:oddVBand="0" w:evenVBand="0" w:oddHBand="0" w:evenHBand="0" w:firstRowFirstColumn="0" w:firstRowLastColumn="0" w:lastRowFirstColumn="0" w:lastRowLastColumn="0"/>
            <w:tcW w:w="6210" w:type="dxa"/>
            <w:tcMar/>
            <w:hideMark/>
          </w:tcPr>
          <w:p w:rsidRPr="00072ABD" w:rsidR="002E5C9E" w:rsidP="1D02CF83" w:rsidRDefault="00793146" w14:paraId="026998D9" w14:textId="4D622EF8">
            <w:pPr>
              <w:ind w:left="0"/>
            </w:pPr>
            <w:r w:rsidRPr="00793146">
              <w:t>Lock assumptions that convert headcount to capacity</w:t>
            </w:r>
          </w:p>
        </w:tc>
      </w:tr>
      <w:tr w:rsidRPr="00B126F8" w:rsidR="002E5C9E" w:rsidTr="5E947D82" w14:paraId="4060FD2F" w14:textId="77777777">
        <w:trPr>
          <w:trHeight w:val="1530"/>
        </w:trPr>
        <w:tc>
          <w:tcPr>
            <w:cnfStyle w:val="000000000000" w:firstRow="0" w:lastRow="0" w:firstColumn="0" w:lastColumn="0" w:oddVBand="0" w:evenVBand="0" w:oddHBand="0" w:evenHBand="0" w:firstRowFirstColumn="0" w:firstRowLastColumn="0" w:lastRowFirstColumn="0" w:lastRowLastColumn="0"/>
            <w:tcW w:w="4495" w:type="dxa"/>
            <w:tcMar/>
            <w:hideMark/>
          </w:tcPr>
          <w:p w:rsidRPr="00072ABD" w:rsidR="002E5C9E" w:rsidP="1D02CF83" w:rsidRDefault="00793146" w14:paraId="247220CE" w14:textId="4BCE2369">
            <w:pPr>
              <w:ind w:left="0"/>
            </w:pPr>
            <w:r w:rsidR="00793146">
              <w:rPr/>
              <w:t>Coverage &amp; demand alignment</w:t>
            </w:r>
          </w:p>
          <w:p w:rsidRPr="00072ABD" w:rsidR="002E5C9E" w:rsidP="1D02CF83" w:rsidRDefault="00793146" w14:paraId="72F098A1" w14:textId="5B7CBD48">
            <w:pPr>
              <w:ind w:left="0"/>
            </w:pPr>
          </w:p>
        </w:tc>
        <w:tc>
          <w:tcPr>
            <w:cnfStyle w:val="000000000000" w:firstRow="0" w:lastRow="0" w:firstColumn="0" w:lastColumn="0" w:oddVBand="0" w:evenVBand="0" w:oddHBand="0" w:evenHBand="0" w:firstRowFirstColumn="0" w:firstRowLastColumn="0" w:lastRowFirstColumn="0" w:lastRowLastColumn="0"/>
            <w:tcW w:w="621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93146" w:rsidR="00793146" w:rsidTr="5E947D82" w14:paraId="03F3D013" w14:textId="77777777">
              <w:trPr>
                <w:tblCellSpacing w:w="15" w:type="dxa"/>
              </w:trPr>
              <w:tc>
                <w:tcPr>
                  <w:tcW w:w="0" w:type="auto"/>
                  <w:tcMar/>
                  <w:vAlign w:val="center"/>
                  <w:hideMark/>
                </w:tcPr>
                <w:p w:rsidRPr="00793146" w:rsidR="00793146" w:rsidP="00793146" w:rsidRDefault="00793146" w14:paraId="50D484B4" w14:textId="77777777">
                  <w:pPr>
                    <w:spacing w:line="240" w:lineRule="auto"/>
                    <w:ind w:left="0"/>
                    <w:rPr>
                      <w:rFonts w:eastAsia="Times New Roman"/>
                      <w:szCs w:val="20"/>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0"/>
            </w:tblGrid>
            <w:tr w:rsidRPr="00793146" w:rsidR="00793146" w14:paraId="5C642FAD" w14:textId="77777777">
              <w:trPr>
                <w:tblCellSpacing w:w="15" w:type="dxa"/>
              </w:trPr>
              <w:tc>
                <w:tcPr>
                  <w:tcW w:w="0" w:type="auto"/>
                  <w:vAlign w:val="center"/>
                  <w:hideMark/>
                </w:tcPr>
                <w:p w:rsidRPr="00793146" w:rsidR="00793146" w:rsidP="00793146" w:rsidRDefault="00793146" w14:paraId="0ACC584D" w14:textId="77777777">
                  <w:pPr>
                    <w:spacing w:line="240" w:lineRule="auto"/>
                    <w:ind w:left="0"/>
                    <w:rPr>
                      <w:rFonts w:eastAsia="Times New Roman"/>
                      <w:szCs w:val="20"/>
                    </w:rPr>
                  </w:pPr>
                  <w:r w:rsidRPr="00793146">
                    <w:rPr>
                      <w:rFonts w:eastAsia="Times New Roman"/>
                      <w:szCs w:val="20"/>
                    </w:rPr>
                    <w:t>Align segmentation, coverage ratios, and workload drivers</w:t>
                  </w:r>
                </w:p>
              </w:tc>
            </w:tr>
          </w:tbl>
          <w:p w:rsidRPr="00072ABD" w:rsidR="002E5C9E" w:rsidP="001E3763" w:rsidRDefault="002E5C9E" w14:paraId="131C5120" w14:textId="5804F269">
            <w:pPr>
              <w:ind w:left="0"/>
            </w:pPr>
          </w:p>
        </w:tc>
      </w:tr>
      <w:tr w:rsidRPr="00B126F8" w:rsidR="002E5C9E" w:rsidTr="5E947D82" w14:paraId="11EB9658" w14:textId="77777777">
        <w:trPr>
          <w:trHeight w:val="708"/>
        </w:trPr>
        <w:tc>
          <w:tcPr>
            <w:cnfStyle w:val="000000000000" w:firstRow="0" w:lastRow="0" w:firstColumn="0" w:lastColumn="0" w:oddVBand="0" w:evenVBand="0" w:oddHBand="0" w:evenHBand="0" w:firstRowFirstColumn="0" w:firstRowLastColumn="0" w:lastRowFirstColumn="0" w:lastRowLastColumn="0"/>
            <w:tcW w:w="4495" w:type="dxa"/>
            <w:tcMar/>
            <w:hideMark/>
          </w:tcPr>
          <w:p w:rsidRPr="00072ABD" w:rsidR="002E5C9E" w:rsidP="1D02CF83" w:rsidRDefault="001E3763" w14:paraId="63DDD5A1" w14:textId="295605C6">
            <w:pPr>
              <w:ind w:left="0"/>
            </w:pPr>
            <w:r w:rsidRPr="001E3763">
              <w:t>Guided Setup &amp; Configurator Readiness Review</w:t>
            </w:r>
          </w:p>
        </w:tc>
        <w:tc>
          <w:tcPr>
            <w:cnfStyle w:val="000000000000" w:firstRow="0" w:lastRow="0" w:firstColumn="0" w:lastColumn="0" w:oddVBand="0" w:evenVBand="0" w:oddHBand="0" w:evenHBand="0" w:firstRowFirstColumn="0" w:firstRowLastColumn="0" w:lastRowFirstColumn="0" w:lastRowLastColumn="0"/>
            <w:tcW w:w="6210" w:type="dxa"/>
            <w:tcMar/>
            <w:hideMark/>
          </w:tcPr>
          <w:p w:rsidR="001E3763" w:rsidP="001E3763" w:rsidRDefault="001E3763" w14:paraId="5857B965" w14:textId="63184DC6">
            <w:pPr>
              <w:ind w:left="0"/>
            </w:pPr>
            <w:r>
              <w:t xml:space="preserve">Validate readiness to generate the model and UX application. </w:t>
            </w:r>
          </w:p>
          <w:p w:rsidRPr="00072ABD" w:rsidR="002E5C9E" w:rsidP="001E3763" w:rsidRDefault="001E3763" w14:paraId="50596E5C" w14:textId="387049BC">
            <w:pPr>
              <w:ind w:left="0"/>
            </w:pPr>
            <w:r>
              <w:t>Catch misalignment before configuration is executed</w:t>
            </w:r>
          </w:p>
        </w:tc>
      </w:tr>
      <w:tr w:rsidRPr="00B126F8" w:rsidR="002E5C9E" w:rsidTr="5E947D82" w14:paraId="5E6AB8E7" w14:textId="77777777">
        <w:trPr>
          <w:trHeight w:val="708"/>
        </w:trPr>
        <w:tc>
          <w:tcPr>
            <w:cnfStyle w:val="000000000000" w:firstRow="0" w:lastRow="0" w:firstColumn="0" w:lastColumn="0" w:oddVBand="0" w:evenVBand="0" w:oddHBand="0" w:evenHBand="0" w:firstRowFirstColumn="0" w:firstRowLastColumn="0" w:lastRowFirstColumn="0" w:lastRowLastColumn="0"/>
            <w:tcW w:w="4495" w:type="dxa"/>
            <w:tcMar/>
          </w:tcPr>
          <w:p w:rsidRPr="00072ABD" w:rsidR="002E5C9E" w:rsidP="1D02CF83" w:rsidRDefault="002E5C9E" w14:paraId="3570CC47" w14:textId="05E36EB2">
            <w:pPr>
              <w:ind w:left="0"/>
            </w:pPr>
            <w:r>
              <w:t xml:space="preserve">Data </w:t>
            </w:r>
            <w:r w:rsidR="1C0B04C0">
              <w:t>r</w:t>
            </w:r>
            <w:r>
              <w:t xml:space="preserve">eadiness </w:t>
            </w:r>
            <w:r w:rsidR="1C0B04C0">
              <w:t>f</w:t>
            </w:r>
            <w:r>
              <w:t>ollow-up</w:t>
            </w:r>
          </w:p>
        </w:tc>
        <w:tc>
          <w:tcPr>
            <w:cnfStyle w:val="000000000000" w:firstRow="0" w:lastRow="0" w:firstColumn="0" w:lastColumn="0" w:oddVBand="0" w:evenVBand="0" w:oddHBand="0" w:evenHBand="0" w:firstRowFirstColumn="0" w:firstRowLastColumn="0" w:lastRowFirstColumn="0" w:lastRowLastColumn="0"/>
            <w:tcW w:w="6210" w:type="dxa"/>
            <w:tcMar/>
          </w:tcPr>
          <w:p w:rsidRPr="00072ABD" w:rsidR="002E5C9E" w:rsidP="1D02CF83" w:rsidRDefault="002E5C9E" w14:paraId="4359930A" w14:textId="0CA79C11">
            <w:pPr>
              <w:ind w:left="0"/>
            </w:pPr>
            <w:r>
              <w:t xml:space="preserve">Complete </w:t>
            </w:r>
            <w:r w:rsidR="1C0B04C0">
              <w:t>d</w:t>
            </w:r>
            <w:r>
              <w:t xml:space="preserve">ata </w:t>
            </w:r>
            <w:r w:rsidR="1C0B04C0">
              <w:t>r</w:t>
            </w:r>
            <w:r>
              <w:t xml:space="preserve">eadiness </w:t>
            </w:r>
          </w:p>
        </w:tc>
      </w:tr>
      <w:tr w:rsidRPr="00B126F8" w:rsidR="002E5C9E" w:rsidTr="5E947D82" w14:paraId="0ECF3254" w14:textId="77777777">
        <w:trPr>
          <w:trHeight w:val="708"/>
        </w:trPr>
        <w:tc>
          <w:tcPr>
            <w:cnfStyle w:val="000000000000" w:firstRow="0" w:lastRow="0" w:firstColumn="0" w:lastColumn="0" w:oddVBand="0" w:evenVBand="0" w:oddHBand="0" w:evenHBand="0" w:firstRowFirstColumn="0" w:firstRowLastColumn="0" w:lastRowFirstColumn="0" w:lastRowLastColumn="0"/>
            <w:tcW w:w="4495" w:type="dxa"/>
            <w:tcMar/>
          </w:tcPr>
          <w:p w:rsidRPr="00072ABD" w:rsidR="002E5C9E" w:rsidP="1D02CF83" w:rsidRDefault="002E5C9E" w14:paraId="6B55D4DA" w14:textId="6B4FED3C">
            <w:pPr>
              <w:ind w:left="0"/>
            </w:pPr>
            <w:r>
              <w:t xml:space="preserve">Configurator </w:t>
            </w:r>
            <w:r w:rsidR="1C0B04C0">
              <w:t>p</w:t>
            </w:r>
            <w:r>
              <w:t>layback /</w:t>
            </w:r>
            <w:r w:rsidR="1C0B04C0">
              <w:t xml:space="preserve"> r</w:t>
            </w:r>
            <w:r>
              <w:t>eview</w:t>
            </w:r>
          </w:p>
        </w:tc>
        <w:tc>
          <w:tcPr>
            <w:cnfStyle w:val="000000000000" w:firstRow="0" w:lastRow="0" w:firstColumn="0" w:lastColumn="0" w:oddVBand="0" w:evenVBand="0" w:oddHBand="0" w:evenHBand="0" w:firstRowFirstColumn="0" w:firstRowLastColumn="0" w:lastRowFirstColumn="0" w:lastRowLastColumn="0"/>
            <w:tcW w:w="6210" w:type="dxa"/>
            <w:tcMar/>
          </w:tcPr>
          <w:p w:rsidRPr="00072ABD" w:rsidR="002E5C9E" w:rsidP="1D02CF83" w:rsidRDefault="002E5C9E" w14:paraId="56D39A31" w14:textId="3F08B933">
            <w:pPr>
              <w:ind w:left="0"/>
            </w:pPr>
            <w:r>
              <w:t>Demonstrate generated structure and confirm alignment with planning assumptions.</w:t>
            </w:r>
          </w:p>
        </w:tc>
      </w:tr>
      <w:tr w:rsidRPr="00B126F8" w:rsidR="002E5C9E" w:rsidTr="5E947D82" w14:paraId="2425B922" w14:textId="77777777">
        <w:trPr>
          <w:trHeight w:val="708"/>
        </w:trPr>
        <w:tc>
          <w:tcPr>
            <w:cnfStyle w:val="000000000000" w:firstRow="0" w:lastRow="0" w:firstColumn="0" w:lastColumn="0" w:oddVBand="0" w:evenVBand="0" w:oddHBand="0" w:evenHBand="0" w:firstRowFirstColumn="0" w:firstRowLastColumn="0" w:lastRowFirstColumn="0" w:lastRowLastColumn="0"/>
            <w:tcW w:w="4495" w:type="dxa"/>
            <w:tcMar/>
          </w:tcPr>
          <w:p w:rsidRPr="00072ABD" w:rsidR="002E5C9E" w:rsidP="1D02CF83" w:rsidRDefault="002E5C9E" w14:paraId="43D0BD40" w14:textId="617F0161">
            <w:pPr>
              <w:ind w:left="0"/>
            </w:pPr>
            <w:r>
              <w:t xml:space="preserve">Sprint </w:t>
            </w:r>
            <w:r w:rsidR="1C0B04C0">
              <w:t>p</w:t>
            </w:r>
            <w:r>
              <w:t>lanning</w:t>
            </w:r>
          </w:p>
        </w:tc>
        <w:tc>
          <w:tcPr>
            <w:cnfStyle w:val="000000000000" w:firstRow="0" w:lastRow="0" w:firstColumn="0" w:lastColumn="0" w:oddVBand="0" w:evenVBand="0" w:oddHBand="0" w:evenHBand="0" w:firstRowFirstColumn="0" w:firstRowLastColumn="0" w:lastRowFirstColumn="0" w:lastRowLastColumn="0"/>
            <w:tcW w:w="6210" w:type="dxa"/>
            <w:tcMar/>
          </w:tcPr>
          <w:p w:rsidRPr="00072ABD" w:rsidR="002E5C9E" w:rsidP="1D02CF83" w:rsidRDefault="002E5C9E" w14:paraId="39F9184B" w14:textId="521E6169">
            <w:pPr>
              <w:ind w:left="0"/>
            </w:pPr>
            <w:r>
              <w:t>Prioritize backlog, agree on sprint scope, and set acceptance criteria.</w:t>
            </w:r>
          </w:p>
        </w:tc>
      </w:tr>
    </w:tbl>
    <w:p w:rsidR="00B126F8" w:rsidP="00072ABD" w:rsidRDefault="00B126F8" w14:paraId="4DCCCBD9" w14:textId="77777777">
      <w:pPr>
        <w:ind w:left="0"/>
      </w:pPr>
    </w:p>
    <w:p w:rsidRPr="00072ABD" w:rsidR="00B126F8" w:rsidP="00072ABD" w:rsidRDefault="00B126F8" w14:paraId="44B53114" w14:textId="6EEAB67F">
      <w:pPr>
        <w:pStyle w:val="2-Header2"/>
        <w:rPr/>
      </w:pPr>
      <w:bookmarkStart w:name="_Toc199751319" w:id="151"/>
      <w:bookmarkStart w:name="_Toc203482585" w:id="152"/>
      <w:r w:rsidR="00B126F8">
        <w:rPr/>
        <w:t>Model Readiness</w:t>
      </w:r>
      <w:bookmarkEnd w:id="151"/>
      <w:bookmarkEnd w:id="152"/>
    </w:p>
    <w:p w:rsidRPr="00B126F8" w:rsidR="00B126F8" w:rsidP="004C7EC0" w:rsidRDefault="00B126F8" w14:paraId="76289FA8" w14:textId="77777777">
      <w:pPr>
        <w:pStyle w:val="3-Header3"/>
        <w:numPr>
          <w:ilvl w:val="0"/>
          <w:numId w:val="10"/>
        </w:numPr>
      </w:pPr>
      <w:bookmarkStart w:name="_Toc199751320" w:id="153"/>
      <w:r w:rsidRPr="00B126F8">
        <w:t>Goals</w:t>
      </w:r>
      <w:bookmarkEnd w:id="153"/>
    </w:p>
    <w:p w:rsidR="00793146" w:rsidP="00793146" w:rsidRDefault="00793146" w14:paraId="3C1657DE" w14:textId="07573EFC">
      <w:pPr>
        <w:pStyle w:val="5-NormalwithBulletedList"/>
        <w:numPr>
          <w:ilvl w:val="0"/>
          <w:numId w:val="16"/>
        </w:numPr>
        <w:rPr>
          <w:lang w:eastAsia="zh-TW"/>
        </w:rPr>
      </w:pPr>
      <w:bookmarkStart w:name="_Toc199751321" w:id="154"/>
      <w:r>
        <w:rPr>
          <w:lang w:eastAsia="zh-TW"/>
        </w:rPr>
        <w:t>Generate the GTM Capacity model and UX application</w:t>
      </w:r>
    </w:p>
    <w:p w:rsidR="00793146" w:rsidP="00793146" w:rsidRDefault="00793146" w14:paraId="678FC84A" w14:textId="696D5F96">
      <w:pPr>
        <w:pStyle w:val="5-NormalwithBulletedList"/>
        <w:numPr>
          <w:ilvl w:val="0"/>
          <w:numId w:val="16"/>
        </w:numPr>
        <w:rPr>
          <w:lang w:eastAsia="zh-TW"/>
        </w:rPr>
      </w:pPr>
      <w:r>
        <w:rPr>
          <w:lang w:eastAsia="zh-TW"/>
        </w:rPr>
        <w:t>Validate structural integrity and time settings</w:t>
      </w:r>
    </w:p>
    <w:p w:rsidR="00793146" w:rsidP="00793146" w:rsidRDefault="00793146" w14:paraId="2FDB794F" w14:textId="1D7EED1E">
      <w:pPr>
        <w:pStyle w:val="5-NormalwithBulletedList"/>
        <w:numPr>
          <w:ilvl w:val="0"/>
          <w:numId w:val="16"/>
        </w:numPr>
        <w:rPr>
          <w:lang w:eastAsia="zh-TW"/>
        </w:rPr>
      </w:pPr>
      <w:r>
        <w:rPr>
          <w:lang w:eastAsia="zh-TW"/>
        </w:rPr>
        <w:t>Load and reconcile test or customer data</w:t>
      </w:r>
    </w:p>
    <w:p w:rsidRPr="000D0155" w:rsidR="000D0155" w:rsidP="00793146" w:rsidRDefault="00793146" w14:paraId="462628C3" w14:textId="712333AB">
      <w:pPr>
        <w:pStyle w:val="5-NormalwithBulletedList"/>
        <w:numPr>
          <w:ilvl w:val="0"/>
          <w:numId w:val="16"/>
        </w:numPr>
        <w:rPr>
          <w:lang w:eastAsia="zh-TW"/>
        </w:rPr>
      </w:pPr>
      <w:r>
        <w:rPr>
          <w:lang w:eastAsia="zh-TW"/>
        </w:rPr>
        <w:t>Confirm security and role access</w:t>
      </w:r>
    </w:p>
    <w:p w:rsidRPr="00072ABD" w:rsidR="00B126F8" w:rsidP="00072ABD" w:rsidRDefault="00B126F8" w14:paraId="09F91620" w14:textId="77777777">
      <w:pPr>
        <w:pStyle w:val="3-Header3"/>
        <w:rPr/>
      </w:pPr>
      <w:r w:rsidR="00B126F8">
        <w:rPr/>
        <w:t>Key Activities</w:t>
      </w:r>
      <w:bookmarkEnd w:id="154"/>
    </w:p>
    <w:p w:rsidR="00793146" w:rsidP="00793146" w:rsidRDefault="00793146" w14:paraId="42D7BD63" w14:textId="2D10087D">
      <w:pPr>
        <w:pStyle w:val="5-NormalwithBulletedList"/>
        <w:numPr>
          <w:ilvl w:val="0"/>
          <w:numId w:val="16"/>
        </w:numPr>
        <w:rPr>
          <w:lang w:eastAsia="zh-TW"/>
        </w:rPr>
      </w:pPr>
      <w:bookmarkStart w:name="_Toc199751322" w:id="155"/>
      <w:r>
        <w:rPr>
          <w:lang w:eastAsia="zh-TW"/>
        </w:rPr>
        <w:t>Run the Configurator to generate the model and UX pages</w:t>
      </w:r>
    </w:p>
    <w:p w:rsidR="00793146" w:rsidP="00793146" w:rsidRDefault="00793146" w14:paraId="54F58A72" w14:textId="37A4474F">
      <w:pPr>
        <w:pStyle w:val="5-NormalwithBulletedList"/>
        <w:numPr>
          <w:ilvl w:val="0"/>
          <w:numId w:val="16"/>
        </w:numPr>
        <w:rPr>
          <w:lang w:eastAsia="zh-TW"/>
        </w:rPr>
      </w:pPr>
      <w:r>
        <w:rPr>
          <w:lang w:eastAsia="zh-TW"/>
        </w:rPr>
        <w:t>Review lists, hierarchies, and dimensionality</w:t>
      </w:r>
    </w:p>
    <w:p w:rsidR="00793146" w:rsidP="00793146" w:rsidRDefault="00793146" w14:paraId="5B8E3495" w14:textId="7E8BA717">
      <w:pPr>
        <w:pStyle w:val="5-NormalwithBulletedList"/>
        <w:numPr>
          <w:ilvl w:val="0"/>
          <w:numId w:val="16"/>
        </w:numPr>
        <w:rPr>
          <w:lang w:eastAsia="zh-TW"/>
        </w:rPr>
      </w:pPr>
      <w:r>
        <w:rPr>
          <w:lang w:eastAsia="zh-TW"/>
        </w:rPr>
        <w:t>Apply required post-generation updates</w:t>
      </w:r>
    </w:p>
    <w:p w:rsidR="00793146" w:rsidP="00793146" w:rsidRDefault="00793146" w14:paraId="5AC367FD" w14:textId="260EEB5A">
      <w:pPr>
        <w:pStyle w:val="5-NormalwithBulletedList"/>
        <w:numPr>
          <w:ilvl w:val="0"/>
          <w:numId w:val="16"/>
        </w:numPr>
        <w:rPr>
          <w:lang w:eastAsia="zh-TW"/>
        </w:rPr>
      </w:pPr>
      <w:r>
        <w:rPr>
          <w:lang w:eastAsia="zh-TW"/>
        </w:rPr>
        <w:t>Load sample or customer data and validate reconciliation</w:t>
      </w:r>
    </w:p>
    <w:p w:rsidR="00793146" w:rsidP="00793146" w:rsidRDefault="00793146" w14:paraId="66FD36A9" w14:textId="6CF2B82D">
      <w:pPr>
        <w:pStyle w:val="5-NormalwithBulletedList"/>
        <w:numPr>
          <w:ilvl w:val="0"/>
          <w:numId w:val="16"/>
        </w:numPr>
        <w:rPr>
          <w:lang w:eastAsia="zh-TW"/>
        </w:rPr>
      </w:pPr>
      <w:r>
        <w:rPr>
          <w:lang w:eastAsia="zh-TW"/>
        </w:rPr>
        <w:t>Confirm fiscal calendar, time ranges, and current period</w:t>
      </w:r>
    </w:p>
    <w:p w:rsidRPr="000D0155" w:rsidR="000D0155" w:rsidP="00793146" w:rsidRDefault="00793146" w14:paraId="19693954" w14:textId="771C707B">
      <w:pPr>
        <w:pStyle w:val="5-NormalwithBulletedList"/>
        <w:numPr>
          <w:ilvl w:val="0"/>
          <w:numId w:val="16"/>
        </w:numPr>
        <w:rPr>
          <w:lang w:eastAsia="zh-TW"/>
        </w:rPr>
      </w:pPr>
      <w:r>
        <w:rPr>
          <w:lang w:eastAsia="zh-TW"/>
        </w:rPr>
        <w:t>Configure user roles and selective access</w:t>
      </w:r>
    </w:p>
    <w:p w:rsidR="00B126F8" w:rsidP="00072ABD" w:rsidRDefault="00B126F8" w14:paraId="16B91520" w14:textId="77777777">
      <w:pPr>
        <w:pStyle w:val="3-Header3"/>
        <w:rPr/>
      </w:pPr>
      <w:r w:rsidR="00B126F8">
        <w:rPr/>
        <w:t>Outputs</w:t>
      </w:r>
      <w:bookmarkEnd w:id="155"/>
    </w:p>
    <w:p w:rsidR="00793146" w:rsidP="00793146" w:rsidRDefault="00793146" w14:paraId="66CF656B" w14:textId="3EA1E3B8">
      <w:pPr>
        <w:pStyle w:val="5-NormalwithBulletedList"/>
        <w:numPr>
          <w:ilvl w:val="0"/>
          <w:numId w:val="16"/>
        </w:numPr>
        <w:rPr>
          <w:lang w:eastAsia="zh-TW"/>
        </w:rPr>
      </w:pPr>
      <w:r>
        <w:rPr>
          <w:lang w:eastAsia="zh-TW"/>
        </w:rPr>
        <w:t>Generated model and UX application</w:t>
      </w:r>
    </w:p>
    <w:p w:rsidR="00793146" w:rsidP="00793146" w:rsidRDefault="00793146" w14:paraId="72D83969" w14:textId="35E12561">
      <w:pPr>
        <w:pStyle w:val="5-NormalwithBulletedList"/>
        <w:numPr>
          <w:ilvl w:val="0"/>
          <w:numId w:val="16"/>
        </w:numPr>
        <w:rPr>
          <w:lang w:eastAsia="zh-TW"/>
        </w:rPr>
      </w:pPr>
      <w:r>
        <w:rPr>
          <w:lang w:eastAsia="zh-TW"/>
        </w:rPr>
        <w:t>Validated list and hierarchy structure</w:t>
      </w:r>
    </w:p>
    <w:p w:rsidR="00793146" w:rsidP="00793146" w:rsidRDefault="00793146" w14:paraId="0CF8D8E8" w14:textId="2D4851A3">
      <w:pPr>
        <w:pStyle w:val="5-NormalwithBulletedList"/>
        <w:numPr>
          <w:ilvl w:val="0"/>
          <w:numId w:val="16"/>
        </w:numPr>
        <w:rPr>
          <w:lang w:eastAsia="zh-TW"/>
        </w:rPr>
      </w:pPr>
      <w:r>
        <w:rPr>
          <w:lang w:eastAsia="zh-TW"/>
        </w:rPr>
        <w:t>Time settings finalized</w:t>
      </w:r>
    </w:p>
    <w:p w:rsidR="00793146" w:rsidP="00793146" w:rsidRDefault="00793146" w14:paraId="189D981D" w14:textId="7D37F558">
      <w:pPr>
        <w:pStyle w:val="5-NormalwithBulletedList"/>
        <w:numPr>
          <w:ilvl w:val="0"/>
          <w:numId w:val="16"/>
        </w:numPr>
        <w:rPr>
          <w:lang w:eastAsia="zh-TW"/>
        </w:rPr>
      </w:pPr>
      <w:r>
        <w:rPr>
          <w:lang w:eastAsia="zh-TW"/>
        </w:rPr>
        <w:t>Test data loaded and reconciled</w:t>
      </w:r>
    </w:p>
    <w:p w:rsidRPr="000D0155" w:rsidR="000D0155" w:rsidP="00793146" w:rsidRDefault="00793146" w14:paraId="318DBEC5" w14:textId="25734216">
      <w:pPr>
        <w:pStyle w:val="5-NormalwithBulletedList"/>
        <w:numPr>
          <w:ilvl w:val="0"/>
          <w:numId w:val="16"/>
        </w:numPr>
        <w:rPr>
          <w:lang w:eastAsia="zh-TW"/>
        </w:rPr>
      </w:pPr>
      <w:r>
        <w:rPr>
          <w:lang w:eastAsia="zh-TW"/>
        </w:rPr>
        <w:t>User roles created and verified</w:t>
      </w:r>
    </w:p>
    <w:p w:rsidRPr="00072ABD" w:rsidR="000D0155" w:rsidP="000D0155" w:rsidRDefault="000D0155" w14:paraId="295AC7D4" w14:textId="77777777">
      <w:pPr>
        <w:pStyle w:val="3-Header3"/>
        <w:numPr>
          <w:ilvl w:val="0"/>
          <w:numId w:val="0"/>
        </w:numPr>
        <w:ind w:left="900"/>
      </w:pPr>
    </w:p>
    <w:p w:rsidRPr="00B126F8" w:rsidR="00B126F8" w:rsidP="00072ABD" w:rsidRDefault="00B126F8" w14:paraId="6A69B8FB" w14:textId="77777777">
      <w:pPr>
        <w:pStyle w:val="3-Header3"/>
        <w:rPr/>
      </w:pPr>
      <w:bookmarkStart w:name="_Toc199751323" w:id="156"/>
      <w:r w:rsidR="00B126F8">
        <w:rPr/>
        <w:t>Recommended Sessions with Customer</w:t>
      </w:r>
      <w:bookmarkEnd w:id="156"/>
    </w:p>
    <w:tbl>
      <w:tblPr>
        <w:tblStyle w:val="Runbook-Table"/>
        <w:tblW w:w="0" w:type="auto"/>
        <w:tblInd w:w="0" w:type="dxa"/>
        <w:tblLook w:val="04A0" w:firstRow="1" w:lastRow="0" w:firstColumn="1" w:lastColumn="0" w:noHBand="0" w:noVBand="1"/>
      </w:tblPr>
      <w:tblGrid>
        <w:gridCol w:w="4320"/>
        <w:gridCol w:w="6295"/>
      </w:tblGrid>
      <w:tr w:rsidRPr="00B126F8" w:rsidR="00B126F8" w:rsidTr="30B466D0" w14:paraId="0F954A01"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74EA6559" w14:textId="77777777">
            <w:pPr>
              <w:spacing w:after="200" w:line="276" w:lineRule="auto"/>
              <w:ind w:left="150"/>
              <w:jc w:val="center"/>
              <w:rPr>
                <w:color w:val="FFFFFF" w:themeColor="background1"/>
              </w:rPr>
            </w:pPr>
            <w:r w:rsidRPr="00072ABD">
              <w:rPr>
                <w:color w:val="FFFFFF" w:themeColor="background1"/>
              </w:rPr>
              <w:t>Session</w:t>
            </w:r>
          </w:p>
        </w:tc>
        <w:tc>
          <w:tcPr>
            <w:tcW w:w="6295" w:type="dxa"/>
            <w:hideMark/>
          </w:tcPr>
          <w:p w:rsidRPr="00072ABD" w:rsidR="00B126F8" w:rsidP="00073A7C" w:rsidRDefault="00B126F8" w14:paraId="5F3F0450"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30B466D0" w14:paraId="3A995727" w14:textId="77777777">
        <w:tc>
          <w:tcPr>
            <w:tcW w:w="4320" w:type="dxa"/>
            <w:hideMark/>
          </w:tcPr>
          <w:p w:rsidRPr="00B126F8" w:rsidR="00B126F8" w:rsidP="1D02CF83" w:rsidRDefault="00793146" w14:paraId="13322DBC" w14:textId="5D5C1392">
            <w:pPr>
              <w:ind w:left="0"/>
            </w:pPr>
            <w:r>
              <w:t>Data validation</w:t>
            </w:r>
            <w:r w:rsidR="4059ACBA">
              <w:t xml:space="preserve"> walkthrough</w:t>
            </w:r>
          </w:p>
        </w:tc>
        <w:tc>
          <w:tcPr>
            <w:tcW w:w="6295" w:type="dxa"/>
            <w:hideMark/>
          </w:tcPr>
          <w:p w:rsidRPr="00B126F8" w:rsidR="00B126F8" w:rsidP="1D02CF83" w:rsidRDefault="00B126F8" w14:paraId="071137E1" w14:textId="6F71E800">
            <w:pPr>
              <w:ind w:left="0"/>
            </w:pPr>
            <w:r>
              <w:t>Show how source data landed in Anaplan, verify mappings</w:t>
            </w:r>
            <w:r w:rsidRPr="30B466D0" w:rsidR="6F28EC4D">
              <w:rPr>
                <w:color w:val="0A2F46" w:themeColor="text2"/>
              </w:rPr>
              <w:t>, and</w:t>
            </w:r>
            <w:r>
              <w:t xml:space="preserve"> address dimensional mismatches.</w:t>
            </w:r>
          </w:p>
        </w:tc>
      </w:tr>
      <w:tr w:rsidRPr="00B126F8" w:rsidR="00B126F8" w:rsidTr="30B466D0" w14:paraId="0F7139EC" w14:textId="77777777">
        <w:tc>
          <w:tcPr>
            <w:tcW w:w="4320" w:type="dxa"/>
            <w:hideMark/>
          </w:tcPr>
          <w:p w:rsidRPr="00B126F8" w:rsidR="00B126F8" w:rsidP="1D02CF83" w:rsidRDefault="00B126F8" w14:paraId="27B157A6" w14:textId="19B571C7">
            <w:pPr>
              <w:ind w:left="0"/>
            </w:pPr>
            <w:r>
              <w:t>Model</w:t>
            </w:r>
            <w:r w:rsidR="63987B2C">
              <w:t xml:space="preserve"> </w:t>
            </w:r>
            <w:r w:rsidR="4059ACBA">
              <w:t xml:space="preserve">readiness </w:t>
            </w:r>
            <w:r w:rsidR="002E5C9E">
              <w:t>sign-off</w:t>
            </w:r>
          </w:p>
        </w:tc>
        <w:tc>
          <w:tcPr>
            <w:tcW w:w="6295" w:type="dxa"/>
            <w:hideMark/>
          </w:tcPr>
          <w:p w:rsidRPr="00B126F8" w:rsidR="00B126F8" w:rsidP="1D02CF83" w:rsidRDefault="00B126F8" w14:paraId="597C4508" w14:textId="350E204B">
            <w:pPr>
              <w:ind w:left="0"/>
            </w:pPr>
            <w:r>
              <w:t xml:space="preserve">Joint signoff that </w:t>
            </w:r>
            <w:r w:rsidR="002E5C9E">
              <w:t xml:space="preserve">generated </w:t>
            </w:r>
            <w:r>
              <w:t xml:space="preserve">model and UX </w:t>
            </w:r>
            <w:r w:rsidR="002E5C9E">
              <w:t>app</w:t>
            </w:r>
            <w:r w:rsidR="0CA0C061">
              <w:t>lication</w:t>
            </w:r>
            <w:r w:rsidR="002E5C9E">
              <w:t xml:space="preserve"> is ready</w:t>
            </w:r>
            <w:r>
              <w:t xml:space="preserve"> to start </w:t>
            </w:r>
            <w:r w:rsidR="002E5C9E">
              <w:t>the extension sprints</w:t>
            </w:r>
          </w:p>
        </w:tc>
      </w:tr>
    </w:tbl>
    <w:p w:rsidRPr="00B126F8" w:rsidR="00B126F8" w:rsidP="00B126F8" w:rsidRDefault="00B126F8" w14:paraId="05C7C970" w14:textId="77777777">
      <w:r w:rsidRPr="00B126F8">
        <w:br w:type="page"/>
      </w:r>
    </w:p>
    <w:p w:rsidRPr="00072ABD" w:rsidR="00B126F8" w:rsidP="00FF65EE" w:rsidRDefault="00B126F8" w14:paraId="5C8771BA" w14:textId="74BC4EC5">
      <w:pPr>
        <w:pStyle w:val="2-Header2"/>
        <w:rPr/>
      </w:pPr>
      <w:bookmarkStart w:name="_Toc199751324" w:id="157"/>
      <w:bookmarkStart w:name="_Toc203482586" w:id="158"/>
      <w:r w:rsidR="00B126F8">
        <w:rPr/>
        <w:t>Build / Sprint</w:t>
      </w:r>
      <w:bookmarkEnd w:id="157"/>
      <w:bookmarkEnd w:id="158"/>
    </w:p>
    <w:p w:rsidRPr="00B126F8" w:rsidR="00B126F8" w:rsidP="004C7EC0" w:rsidRDefault="00B126F8" w14:paraId="5322D492" w14:textId="77777777">
      <w:pPr>
        <w:pStyle w:val="3-Header3"/>
        <w:numPr>
          <w:ilvl w:val="0"/>
          <w:numId w:val="13"/>
        </w:numPr>
      </w:pPr>
      <w:bookmarkStart w:name="_Toc199751325" w:id="159"/>
      <w:r w:rsidRPr="00B126F8">
        <w:t>Goals</w:t>
      </w:r>
      <w:bookmarkEnd w:id="159"/>
    </w:p>
    <w:p w:rsidRPr="00072ABD" w:rsidR="00B126F8" w:rsidP="00F42EC4" w:rsidRDefault="00F42EC4" w14:paraId="7A41C35F" w14:textId="1B7F8485">
      <w:pPr>
        <w:pStyle w:val="5-NormalwithBulletedList"/>
        <w:numPr>
          <w:ilvl w:val="0"/>
          <w:numId w:val="1"/>
        </w:numPr>
      </w:pPr>
      <w:r>
        <w:t xml:space="preserve">Configure </w:t>
      </w:r>
      <w:r w:rsidR="00793146">
        <w:t>capacity</w:t>
      </w:r>
      <w:r>
        <w:t xml:space="preserve"> </w:t>
      </w:r>
      <w:r w:rsidR="00793146">
        <w:t>logic</w:t>
      </w:r>
      <w:r>
        <w:t xml:space="preserve"> </w:t>
      </w:r>
      <w:r w:rsidR="00793146">
        <w:t>and workflows</w:t>
      </w:r>
    </w:p>
    <w:p w:rsidRPr="00072ABD" w:rsidR="00B126F8" w:rsidP="00F42EC4" w:rsidRDefault="00F42EC4" w14:paraId="47F107A7" w14:textId="2CE1C068">
      <w:pPr>
        <w:pStyle w:val="5-NormalwithBulletedList"/>
        <w:numPr>
          <w:ilvl w:val="0"/>
          <w:numId w:val="1"/>
        </w:numPr>
      </w:pPr>
      <w:r>
        <w:t>Build UX workflows for review, override, and analysis</w:t>
      </w:r>
    </w:p>
    <w:p w:rsidRPr="00072ABD" w:rsidR="00B126F8" w:rsidP="00F42EC4" w:rsidRDefault="00F42EC4" w14:paraId="04BF5A21" w14:textId="7E03C28F">
      <w:pPr>
        <w:pStyle w:val="5-NormalwithBulletedList"/>
        <w:numPr>
          <w:ilvl w:val="0"/>
          <w:numId w:val="1"/>
        </w:numPr>
      </w:pPr>
      <w:r>
        <w:t>Iterate with stakeholders to validate outcomes</w:t>
      </w:r>
    </w:p>
    <w:p w:rsidRPr="00072ABD" w:rsidR="00B126F8" w:rsidP="00FF65EE" w:rsidRDefault="00B126F8" w14:paraId="3BF149E7" w14:textId="4677EC24">
      <w:pPr>
        <w:pStyle w:val="3-Header3"/>
        <w:rPr/>
      </w:pPr>
      <w:bookmarkStart w:name="_Toc199751326" w:id="160"/>
      <w:r w:rsidR="00B126F8">
        <w:rPr/>
        <w:t>Key Activities</w:t>
      </w:r>
      <w:bookmarkEnd w:id="160"/>
    </w:p>
    <w:p w:rsidRPr="00072ABD" w:rsidR="00B126F8" w:rsidP="30B466D0" w:rsidRDefault="00CF5268" w14:paraId="32ACF950" w14:textId="666A9310">
      <w:pPr>
        <w:pStyle w:val="5-NormalwithBulletedList"/>
        <w:numPr>
          <w:ilvl w:val="0"/>
          <w:numId w:val="1"/>
        </w:numPr>
      </w:pPr>
      <w:r>
        <w:t>Update/create</w:t>
      </w:r>
      <w:r w:rsidR="00B126F8">
        <w:t xml:space="preserve"> import actions, views, and </w:t>
      </w:r>
      <w:proofErr w:type="gramStart"/>
      <w:r>
        <w:t>Line item</w:t>
      </w:r>
      <w:proofErr w:type="gramEnd"/>
      <w:r>
        <w:t xml:space="preserve"> </w:t>
      </w:r>
      <w:r w:rsidR="00F42EC4">
        <w:t>formulas</w:t>
      </w:r>
    </w:p>
    <w:p w:rsidRPr="00072ABD" w:rsidR="00B126F8" w:rsidP="30B466D0" w:rsidRDefault="00B126F8" w14:paraId="30E53619" w14:textId="221B6CC0">
      <w:pPr>
        <w:pStyle w:val="5-NormalwithBulletedList"/>
        <w:numPr>
          <w:ilvl w:val="0"/>
          <w:numId w:val="1"/>
        </w:numPr>
      </w:pPr>
      <w:r>
        <w:t xml:space="preserve">Extend and validate </w:t>
      </w:r>
      <w:r w:rsidR="008E72E5">
        <w:t>capacity workflow</w:t>
      </w:r>
      <w:r>
        <w:t xml:space="preserve"> </w:t>
      </w:r>
      <w:r w:rsidR="008E72E5">
        <w:t>(Top-down and bottom-up</w:t>
      </w:r>
      <w:r>
        <w:t>)</w:t>
      </w:r>
    </w:p>
    <w:p w:rsidRPr="00072ABD" w:rsidR="00B126F8" w:rsidP="30B466D0" w:rsidRDefault="00B126F8" w14:paraId="64593439" w14:textId="3EFA7FE1">
      <w:pPr>
        <w:pStyle w:val="5-NormalwithBulletedList"/>
        <w:numPr>
          <w:ilvl w:val="0"/>
          <w:numId w:val="1"/>
        </w:numPr>
      </w:pPr>
      <w:r>
        <w:t>Develop UX pages for key personas</w:t>
      </w:r>
      <w:r w:rsidR="00CF5268">
        <w:t xml:space="preserve"> and support end-to-end administration processes</w:t>
      </w:r>
    </w:p>
    <w:p w:rsidRPr="00072ABD" w:rsidR="00B126F8" w:rsidP="30B466D0" w:rsidRDefault="00B126F8" w14:paraId="4D355210" w14:textId="77777777">
      <w:pPr>
        <w:pStyle w:val="5-NormalwithBulletedList"/>
        <w:numPr>
          <w:ilvl w:val="0"/>
          <w:numId w:val="1"/>
        </w:numPr>
      </w:pPr>
      <w:r>
        <w:t>Review dashboards with business leads and iterate per sprint</w:t>
      </w:r>
    </w:p>
    <w:p w:rsidRPr="00072ABD" w:rsidR="00B126F8" w:rsidP="00FF65EE" w:rsidRDefault="00B126F8" w14:paraId="119A041C" w14:textId="77777777">
      <w:pPr>
        <w:pStyle w:val="3-Header3"/>
        <w:rPr/>
      </w:pPr>
      <w:bookmarkStart w:name="_Toc199751327" w:id="161"/>
      <w:r w:rsidR="00B126F8">
        <w:rPr/>
        <w:t>Outputs</w:t>
      </w:r>
      <w:bookmarkEnd w:id="161"/>
    </w:p>
    <w:p w:rsidRPr="00072ABD" w:rsidR="00B126F8" w:rsidP="00072ABD" w:rsidRDefault="00CF5268" w14:paraId="5C9C66E9" w14:textId="489F85E1">
      <w:pPr>
        <w:pStyle w:val="5-NormalwithBulletedList"/>
      </w:pPr>
      <w:r w:rsidRPr="00072ABD">
        <w:t>Module extensions</w:t>
      </w:r>
      <w:r w:rsidRPr="00072ABD" w:rsidR="00B126F8">
        <w:t xml:space="preserve"> </w:t>
      </w:r>
      <w:r w:rsidRPr="00072ABD" w:rsidR="005655F9">
        <w:t>and</w:t>
      </w:r>
      <w:r w:rsidRPr="00072ABD" w:rsidR="00B126F8">
        <w:t xml:space="preserve"> </w:t>
      </w:r>
      <w:r w:rsidRPr="00072ABD">
        <w:t>customer-specific functionalities delivered</w:t>
      </w:r>
    </w:p>
    <w:p w:rsidRPr="00072ABD" w:rsidR="00B126F8" w:rsidP="00072ABD" w:rsidRDefault="00B126F8" w14:paraId="7724D015" w14:textId="787C49F1">
      <w:pPr>
        <w:pStyle w:val="5-NormalwithBulletedList"/>
      </w:pPr>
      <w:r w:rsidRPr="00072ABD">
        <w:t xml:space="preserve">Persona UX pages </w:t>
      </w:r>
      <w:r w:rsidRPr="00072ABD" w:rsidR="00CF5268">
        <w:t xml:space="preserve">and landing pages </w:t>
      </w:r>
      <w:r w:rsidRPr="00072ABD">
        <w:t>delivered</w:t>
      </w:r>
    </w:p>
    <w:p w:rsidRPr="00072ABD" w:rsidR="00B126F8" w:rsidP="00072ABD" w:rsidRDefault="00B126F8" w14:paraId="5A4FB4DB" w14:textId="14DF6D87">
      <w:pPr>
        <w:pStyle w:val="5-NormalwithBulletedList"/>
      </w:pPr>
      <w:r w:rsidRPr="00072ABD">
        <w:t>Stakeholder feedback incorporated</w:t>
      </w:r>
      <w:r w:rsidRPr="00072ABD" w:rsidR="00CF5268">
        <w:t xml:space="preserve"> into the UX pages</w:t>
      </w:r>
    </w:p>
    <w:p w:rsidRPr="00072ABD" w:rsidR="00B126F8" w:rsidP="00072ABD" w:rsidRDefault="00CF5268" w14:paraId="3EDA1FE2" w14:textId="42460DCD">
      <w:pPr>
        <w:pStyle w:val="5-NormalwithBulletedList"/>
      </w:pPr>
      <w:r w:rsidRPr="00072ABD">
        <w:t>UAT test script/readiness</w:t>
      </w:r>
    </w:p>
    <w:p w:rsidRPr="00072ABD" w:rsidR="00B126F8" w:rsidP="00FF65EE" w:rsidRDefault="00B126F8" w14:paraId="5105F146" w14:textId="77777777">
      <w:pPr>
        <w:pStyle w:val="3-Header3"/>
        <w:rPr/>
      </w:pPr>
      <w:bookmarkStart w:name="_Toc199751328" w:id="162"/>
      <w:r w:rsidR="00B126F8">
        <w:rPr/>
        <w:t>Recommended Sessions with Customer</w:t>
      </w:r>
      <w:bookmarkEnd w:id="162"/>
    </w:p>
    <w:tbl>
      <w:tblPr>
        <w:tblStyle w:val="Runbook-Table"/>
        <w:tblW w:w="0" w:type="auto"/>
        <w:tblInd w:w="0" w:type="dxa"/>
        <w:tblLook w:val="04A0" w:firstRow="1" w:lastRow="0" w:firstColumn="1" w:lastColumn="0" w:noHBand="0" w:noVBand="1"/>
      </w:tblPr>
      <w:tblGrid>
        <w:gridCol w:w="3077"/>
        <w:gridCol w:w="2480"/>
        <w:gridCol w:w="5058"/>
      </w:tblGrid>
      <w:tr w:rsidRPr="00B126F8" w:rsidR="00CF5268" w:rsidTr="30B466D0" w14:paraId="0E860027" w14:textId="77777777">
        <w:trPr>
          <w:cnfStyle w:val="100000000000" w:firstRow="1" w:lastRow="0" w:firstColumn="0" w:lastColumn="0" w:oddVBand="0" w:evenVBand="0" w:oddHBand="0" w:evenHBand="0" w:firstRowFirstColumn="0" w:firstRowLastColumn="0" w:lastRowFirstColumn="0" w:lastRowLastColumn="0"/>
        </w:trPr>
        <w:tc>
          <w:tcPr>
            <w:tcW w:w="3077" w:type="dxa"/>
            <w:hideMark/>
          </w:tcPr>
          <w:p w:rsidRPr="00072ABD" w:rsidR="00CF5268" w:rsidP="00073A7C" w:rsidRDefault="00CF5268" w14:paraId="6C05F1E7" w14:textId="77777777">
            <w:pPr>
              <w:spacing w:after="200" w:line="276" w:lineRule="auto"/>
              <w:ind w:left="150"/>
              <w:jc w:val="center"/>
              <w:rPr>
                <w:color w:val="FFFFFF" w:themeColor="background1"/>
              </w:rPr>
            </w:pPr>
            <w:r w:rsidRPr="00072ABD">
              <w:rPr>
                <w:color w:val="FFFFFF" w:themeColor="background1"/>
              </w:rPr>
              <w:t>Session</w:t>
            </w:r>
          </w:p>
        </w:tc>
        <w:tc>
          <w:tcPr>
            <w:tcW w:w="2480" w:type="dxa"/>
          </w:tcPr>
          <w:p w:rsidRPr="00072ABD" w:rsidR="00CF5268" w:rsidP="00073A7C" w:rsidRDefault="00CF5268" w14:paraId="49CE6E25" w14:textId="3BE0B7D9">
            <w:pPr>
              <w:ind w:left="150"/>
              <w:jc w:val="center"/>
              <w:rPr>
                <w:color w:val="FFFFFF" w:themeColor="background1"/>
              </w:rPr>
            </w:pPr>
            <w:r w:rsidRPr="00072ABD">
              <w:rPr>
                <w:color w:val="FFFFFF" w:themeColor="background1"/>
              </w:rPr>
              <w:t>Recommended Frequency</w:t>
            </w:r>
          </w:p>
        </w:tc>
        <w:tc>
          <w:tcPr>
            <w:tcW w:w="5058" w:type="dxa"/>
            <w:hideMark/>
          </w:tcPr>
          <w:p w:rsidRPr="00072ABD" w:rsidR="00CF5268" w:rsidP="00073A7C" w:rsidRDefault="00CF5268" w14:paraId="3B1E2534" w14:textId="17F91605">
            <w:pPr>
              <w:spacing w:after="200" w:line="276" w:lineRule="auto"/>
              <w:ind w:left="150"/>
              <w:jc w:val="center"/>
              <w:rPr>
                <w:color w:val="FFFFFF" w:themeColor="background1"/>
              </w:rPr>
            </w:pPr>
            <w:r w:rsidRPr="00072ABD">
              <w:rPr>
                <w:color w:val="FFFFFF" w:themeColor="background1"/>
              </w:rPr>
              <w:t>Purpose</w:t>
            </w:r>
          </w:p>
        </w:tc>
      </w:tr>
      <w:tr w:rsidRPr="00B126F8" w:rsidR="00CF5268" w:rsidTr="30B466D0" w14:paraId="534FBD1C" w14:textId="77777777">
        <w:tc>
          <w:tcPr>
            <w:tcW w:w="3077" w:type="dxa"/>
          </w:tcPr>
          <w:p w:rsidR="00CF5268" w:rsidP="1D02CF83" w:rsidRDefault="00CF5268" w14:paraId="34733509" w14:textId="60B53F85">
            <w:pPr>
              <w:ind w:left="0"/>
            </w:pPr>
            <w:r>
              <w:t xml:space="preserve">Daily </w:t>
            </w:r>
            <w:r w:rsidR="5035F00F">
              <w:t>scrum</w:t>
            </w:r>
          </w:p>
        </w:tc>
        <w:tc>
          <w:tcPr>
            <w:tcW w:w="2480" w:type="dxa"/>
          </w:tcPr>
          <w:p w:rsidR="00CF5268" w:rsidP="1D02CF83" w:rsidRDefault="00CF5268" w14:paraId="18F7805B" w14:textId="6DE69B4E">
            <w:pPr>
              <w:ind w:left="0"/>
            </w:pPr>
            <w:r>
              <w:t>Daily</w:t>
            </w:r>
          </w:p>
        </w:tc>
        <w:tc>
          <w:tcPr>
            <w:tcW w:w="5058" w:type="dxa"/>
          </w:tcPr>
          <w:p w:rsidR="00CF5268" w:rsidP="1D02CF83" w:rsidRDefault="00CF5268" w14:paraId="42C67A54" w14:textId="0F64615A">
            <w:pPr>
              <w:ind w:left="0"/>
            </w:pPr>
            <w:r>
              <w:t>Report on build status/ roadblocks and what will be worked on next</w:t>
            </w:r>
          </w:p>
        </w:tc>
      </w:tr>
      <w:tr w:rsidRPr="00B126F8" w:rsidR="00CF5268" w:rsidTr="30B466D0" w14:paraId="67D6F846" w14:textId="77777777">
        <w:tc>
          <w:tcPr>
            <w:tcW w:w="3077" w:type="dxa"/>
          </w:tcPr>
          <w:p w:rsidRPr="00B126F8" w:rsidR="00CF5268" w:rsidP="1D02CF83" w:rsidRDefault="00CF5268" w14:paraId="6F73EFCE" w14:textId="5894ABC3">
            <w:pPr>
              <w:ind w:left="0"/>
            </w:pPr>
            <w:r>
              <w:t>Working</w:t>
            </w:r>
            <w:r w:rsidR="00F42EC4">
              <w:t>/build</w:t>
            </w:r>
            <w:r>
              <w:t xml:space="preserve"> </w:t>
            </w:r>
            <w:r w:rsidR="5035F00F">
              <w:t xml:space="preserve">session </w:t>
            </w:r>
            <w:r>
              <w:t xml:space="preserve">(Internal) </w:t>
            </w:r>
          </w:p>
        </w:tc>
        <w:tc>
          <w:tcPr>
            <w:tcW w:w="2480" w:type="dxa"/>
          </w:tcPr>
          <w:p w:rsidR="00CF5268" w:rsidP="1D02CF83" w:rsidRDefault="005655F9" w14:paraId="31F0A46F" w14:textId="6938029E">
            <w:pPr>
              <w:ind w:left="0"/>
            </w:pPr>
            <w:r>
              <w:t>2–5</w:t>
            </w:r>
            <w:r w:rsidR="00CF5268">
              <w:t xml:space="preserve"> per week/ increase if needed</w:t>
            </w:r>
          </w:p>
        </w:tc>
        <w:tc>
          <w:tcPr>
            <w:tcW w:w="5058" w:type="dxa"/>
          </w:tcPr>
          <w:p w:rsidRPr="00B126F8" w:rsidR="00CF5268" w:rsidP="1D02CF83" w:rsidRDefault="00CF5268" w14:paraId="4DC3B3D6" w14:textId="6A03E18C">
            <w:pPr>
              <w:ind w:left="0"/>
            </w:pPr>
            <w:r>
              <w:t>Lead by SA to work with MB to tackle the biggest open user story for the sprint.</w:t>
            </w:r>
          </w:p>
        </w:tc>
      </w:tr>
      <w:tr w:rsidRPr="00B126F8" w:rsidR="00CF5268" w:rsidTr="30B466D0" w14:paraId="7A62DC28" w14:textId="77777777">
        <w:tc>
          <w:tcPr>
            <w:tcW w:w="3077" w:type="dxa"/>
          </w:tcPr>
          <w:p w:rsidRPr="00B126F8" w:rsidR="00CF5268" w:rsidP="1D02CF83" w:rsidRDefault="00CF5268" w14:paraId="26FD6626" w14:textId="350E37BC">
            <w:pPr>
              <w:ind w:left="0"/>
            </w:pPr>
            <w:r>
              <w:t xml:space="preserve">Working </w:t>
            </w:r>
            <w:r w:rsidR="5035F00F">
              <w:t xml:space="preserve">session </w:t>
            </w:r>
            <w:r>
              <w:t>(Customer)</w:t>
            </w:r>
          </w:p>
        </w:tc>
        <w:tc>
          <w:tcPr>
            <w:tcW w:w="2480" w:type="dxa"/>
          </w:tcPr>
          <w:p w:rsidR="00CF5268" w:rsidP="1D02CF83" w:rsidRDefault="005655F9" w14:paraId="0B988216" w14:textId="5B620A18">
            <w:pPr>
              <w:ind w:left="0"/>
            </w:pPr>
            <w:r>
              <w:t>2–4</w:t>
            </w:r>
            <w:r w:rsidR="00CF5268">
              <w:t xml:space="preserve"> per week, dependent on customer bandwidth</w:t>
            </w:r>
          </w:p>
        </w:tc>
        <w:tc>
          <w:tcPr>
            <w:tcW w:w="5058" w:type="dxa"/>
          </w:tcPr>
          <w:p w:rsidRPr="00B126F8" w:rsidR="00CF5268" w:rsidP="1D02CF83" w:rsidRDefault="00CF5268" w14:paraId="624489AF" w14:textId="36F9CA03">
            <w:pPr>
              <w:ind w:left="0"/>
            </w:pPr>
            <w:r>
              <w:t>Lead by SA to work with the customer and force the customer to build/interact with the application.</w:t>
            </w:r>
          </w:p>
        </w:tc>
      </w:tr>
      <w:tr w:rsidRPr="00B126F8" w:rsidR="00CF5268" w:rsidTr="30B466D0" w14:paraId="5F61EB06" w14:textId="77777777">
        <w:tc>
          <w:tcPr>
            <w:tcW w:w="3077" w:type="dxa"/>
            <w:hideMark/>
          </w:tcPr>
          <w:p w:rsidRPr="00B126F8" w:rsidR="00CF5268" w:rsidP="1D02CF83" w:rsidRDefault="00CF5268" w14:paraId="1677FF19" w14:textId="6463BAF7">
            <w:pPr>
              <w:ind w:left="0"/>
            </w:pPr>
            <w:r>
              <w:t xml:space="preserve">UX </w:t>
            </w:r>
            <w:r w:rsidR="5035F00F">
              <w:t>persona walkthroughs</w:t>
            </w:r>
          </w:p>
        </w:tc>
        <w:tc>
          <w:tcPr>
            <w:tcW w:w="2480" w:type="dxa"/>
          </w:tcPr>
          <w:p w:rsidRPr="00B126F8" w:rsidR="00CF5268" w:rsidP="1D02CF83" w:rsidRDefault="00CF5268" w14:paraId="014F78F5" w14:textId="63C59E20">
            <w:pPr>
              <w:ind w:left="0"/>
            </w:pPr>
            <w:r>
              <w:t>Ad-hoc</w:t>
            </w:r>
            <w:r w:rsidR="6F28EC4D">
              <w:t>. A</w:t>
            </w:r>
            <w:r>
              <w:t>lign with build status</w:t>
            </w:r>
          </w:p>
        </w:tc>
        <w:tc>
          <w:tcPr>
            <w:tcW w:w="5058" w:type="dxa"/>
            <w:hideMark/>
          </w:tcPr>
          <w:p w:rsidRPr="00B126F8" w:rsidR="00CF5268" w:rsidP="1D02CF83" w:rsidRDefault="00CF5268" w14:paraId="14822213" w14:textId="2A118A8C">
            <w:pPr>
              <w:ind w:left="0"/>
            </w:pPr>
            <w:r>
              <w:t>Demo progress pages for Ops, Managers,</w:t>
            </w:r>
            <w:r w:rsidR="005655F9">
              <w:t xml:space="preserve"> and</w:t>
            </w:r>
            <w:r>
              <w:t xml:space="preserve"> </w:t>
            </w:r>
            <w:r w:rsidR="005655F9">
              <w:t>Execs</w:t>
            </w:r>
            <w:r>
              <w:t xml:space="preserve"> to collect feedback.</w:t>
            </w:r>
          </w:p>
        </w:tc>
      </w:tr>
      <w:tr w:rsidRPr="00B126F8" w:rsidR="00CF5268" w:rsidTr="30B466D0" w14:paraId="6980F010" w14:textId="77777777">
        <w:tc>
          <w:tcPr>
            <w:tcW w:w="3077" w:type="dxa"/>
            <w:hideMark/>
          </w:tcPr>
          <w:p w:rsidRPr="00B126F8" w:rsidR="00CF5268" w:rsidP="1D02CF83" w:rsidRDefault="00CF5268" w14:paraId="4A8220E4" w14:textId="1E6A96FC">
            <w:pPr>
              <w:ind w:left="0"/>
            </w:pPr>
            <w:r>
              <w:t xml:space="preserve">Sprint </w:t>
            </w:r>
            <w:r w:rsidR="00F42EC4">
              <w:t>demo/review</w:t>
            </w:r>
          </w:p>
        </w:tc>
        <w:tc>
          <w:tcPr>
            <w:tcW w:w="2480" w:type="dxa"/>
          </w:tcPr>
          <w:p w:rsidRPr="00B126F8" w:rsidR="00CF5268" w:rsidP="1D02CF83" w:rsidRDefault="00CF5268" w14:paraId="0E47694A" w14:textId="5C99B5BE">
            <w:pPr>
              <w:ind w:left="0"/>
            </w:pPr>
            <w:r>
              <w:t>Once per sprint</w:t>
            </w:r>
          </w:p>
        </w:tc>
        <w:tc>
          <w:tcPr>
            <w:tcW w:w="5058" w:type="dxa"/>
            <w:hideMark/>
          </w:tcPr>
          <w:p w:rsidRPr="00B126F8" w:rsidR="00CF5268" w:rsidP="1D02CF83" w:rsidRDefault="00CF5268" w14:paraId="7D34B140" w14:textId="0E59D3BA">
            <w:pPr>
              <w:ind w:left="0"/>
            </w:pPr>
            <w:r>
              <w:t xml:space="preserve">Show completed sprint work, validate outputs, and capture </w:t>
            </w:r>
            <w:r w:rsidR="00F42EC4">
              <w:t>following</w:t>
            </w:r>
            <w:r w:rsidR="2A90E6E4">
              <w:t xml:space="preserve"> sprint</w:t>
            </w:r>
            <w:r>
              <w:t xml:space="preserve"> adjustments.</w:t>
            </w:r>
          </w:p>
        </w:tc>
      </w:tr>
    </w:tbl>
    <w:p w:rsidRPr="00B126F8" w:rsidR="00B126F8" w:rsidP="00B126F8" w:rsidRDefault="00B126F8" w14:paraId="128693EB" w14:textId="77777777">
      <w:r w:rsidRPr="00B126F8">
        <w:br w:type="page"/>
      </w:r>
    </w:p>
    <w:p w:rsidRPr="00B126F8" w:rsidR="00B126F8" w:rsidP="00072ABD" w:rsidRDefault="00B126F8" w14:paraId="4FE56CBF" w14:textId="44BD787E">
      <w:pPr>
        <w:pStyle w:val="2-Header2"/>
        <w:rPr/>
      </w:pPr>
      <w:bookmarkStart w:name="_Toc199751329" w:id="163"/>
      <w:bookmarkStart w:name="_Toc203482587" w:id="164"/>
      <w:r w:rsidR="00B126F8">
        <w:rPr/>
        <w:t>User Acceptance Testing</w:t>
      </w:r>
      <w:bookmarkEnd w:id="163"/>
      <w:bookmarkEnd w:id="164"/>
    </w:p>
    <w:p w:rsidRPr="00072ABD" w:rsidR="00B126F8" w:rsidP="004C7EC0" w:rsidRDefault="00B126F8" w14:paraId="2F89B514" w14:textId="77777777">
      <w:pPr>
        <w:pStyle w:val="3-Header3"/>
        <w:numPr>
          <w:ilvl w:val="0"/>
          <w:numId w:val="11"/>
        </w:numPr>
      </w:pPr>
      <w:bookmarkStart w:name="_Toc199751330" w:id="165"/>
      <w:r w:rsidRPr="00072ABD">
        <w:t>Goals</w:t>
      </w:r>
      <w:bookmarkEnd w:id="165"/>
    </w:p>
    <w:p w:rsidRPr="00B126F8" w:rsidR="00B126F8" w:rsidP="00072ABD" w:rsidRDefault="00B126F8" w14:paraId="50F48400" w14:textId="76C63022">
      <w:pPr>
        <w:pStyle w:val="5-NormalwithBulletedList"/>
      </w:pPr>
      <w:r w:rsidRPr="00B126F8">
        <w:t xml:space="preserve">Validate </w:t>
      </w:r>
      <w:r w:rsidR="00CF5268">
        <w:t>end-to-end</w:t>
      </w:r>
      <w:r w:rsidRPr="00B126F8">
        <w:t xml:space="preserve"> workflows and exception handling</w:t>
      </w:r>
    </w:p>
    <w:p w:rsidR="00B126F8" w:rsidP="00072ABD" w:rsidRDefault="00B126F8" w14:paraId="4F78D5A2" w14:textId="52221402">
      <w:pPr>
        <w:pStyle w:val="5-NormalwithBulletedList"/>
      </w:pPr>
      <w:r w:rsidRPr="00B126F8">
        <w:t>Confirm UX usability across roles</w:t>
      </w:r>
      <w:r w:rsidR="00EE57AB">
        <w:t>/personas</w:t>
      </w:r>
    </w:p>
    <w:p w:rsidRPr="00B126F8" w:rsidR="00F42EC4" w:rsidP="00072ABD" w:rsidRDefault="00F42EC4" w14:paraId="759B4D48" w14:textId="0981F570">
      <w:pPr>
        <w:pStyle w:val="5-NormalwithBulletedList"/>
      </w:pPr>
      <w:r>
        <w:t>Secure business sign-off</w:t>
      </w:r>
    </w:p>
    <w:p w:rsidRPr="00072ABD" w:rsidR="00B126F8" w:rsidP="00072ABD" w:rsidRDefault="00B126F8" w14:paraId="7EA9EA4F" w14:textId="77777777">
      <w:pPr>
        <w:pStyle w:val="3-Header3"/>
        <w:rPr/>
      </w:pPr>
      <w:bookmarkStart w:name="_Toc199751331" w:id="166"/>
      <w:r w:rsidR="00B126F8">
        <w:rPr/>
        <w:t>Key Activities</w:t>
      </w:r>
      <w:bookmarkEnd w:id="166"/>
    </w:p>
    <w:p w:rsidRPr="00B126F8" w:rsidR="00B126F8" w:rsidP="00072ABD" w:rsidRDefault="00B126F8" w14:paraId="578ECDE3" w14:textId="11CFEC16">
      <w:pPr>
        <w:pStyle w:val="5-NormalwithBulletedList"/>
      </w:pPr>
      <w:r w:rsidRPr="00B126F8">
        <w:t xml:space="preserve">Conduct </w:t>
      </w:r>
      <w:r w:rsidR="00CF5268">
        <w:t>end-to-end</w:t>
      </w:r>
      <w:r w:rsidRPr="00B126F8">
        <w:t xml:space="preserve"> functional testing with users</w:t>
      </w:r>
    </w:p>
    <w:p w:rsidR="00F42EC4" w:rsidP="00072ABD" w:rsidRDefault="00B126F8" w14:paraId="64E30458" w14:textId="77777777">
      <w:pPr>
        <w:pStyle w:val="5-NormalwithBulletedList"/>
      </w:pPr>
      <w:r w:rsidRPr="00B126F8">
        <w:t>Execute scenario walkthroughs</w:t>
      </w:r>
    </w:p>
    <w:p w:rsidR="00F42EC4" w:rsidP="00F42EC4" w:rsidRDefault="008E72E5" w14:paraId="071E677B" w14:textId="6341EDFD">
      <w:pPr>
        <w:pStyle w:val="5-NormalwithBulletedList"/>
        <w:numPr>
          <w:ilvl w:val="1"/>
          <w:numId w:val="8"/>
        </w:numPr>
      </w:pPr>
      <w:r>
        <w:t>Hiring delays</w:t>
      </w:r>
    </w:p>
    <w:p w:rsidR="00B126F8" w:rsidP="00F42EC4" w:rsidRDefault="008E72E5" w14:paraId="1C7D5A9A" w14:textId="59BBD540">
      <w:pPr>
        <w:pStyle w:val="5-NormalwithBulletedList"/>
        <w:numPr>
          <w:ilvl w:val="1"/>
          <w:numId w:val="8"/>
        </w:numPr>
      </w:pPr>
      <w:r>
        <w:t>Attrition events</w:t>
      </w:r>
    </w:p>
    <w:p w:rsidR="00F42EC4" w:rsidP="00F42EC4" w:rsidRDefault="008E72E5" w14:paraId="28752668" w14:textId="3953B8D7">
      <w:pPr>
        <w:pStyle w:val="5-NormalwithBulletedList"/>
        <w:numPr>
          <w:ilvl w:val="1"/>
          <w:numId w:val="8"/>
        </w:numPr>
      </w:pPr>
      <w:r>
        <w:t>Target change</w:t>
      </w:r>
    </w:p>
    <w:p w:rsidRPr="00B126F8" w:rsidR="00F42EC4" w:rsidP="00F42EC4" w:rsidRDefault="008E72E5" w14:paraId="2F2FB8A1" w14:textId="7FB6BF8C">
      <w:pPr>
        <w:pStyle w:val="5-NormalwithBulletedList"/>
        <w:numPr>
          <w:ilvl w:val="1"/>
          <w:numId w:val="8"/>
        </w:numPr>
      </w:pPr>
      <w:r>
        <w:t>Scenario comparison</w:t>
      </w:r>
    </w:p>
    <w:p w:rsidRPr="00B126F8" w:rsidR="00A16E42" w:rsidP="008E72E5" w:rsidRDefault="00B126F8" w14:paraId="76A2809A" w14:textId="008C3F44">
      <w:pPr>
        <w:pStyle w:val="5-NormalwithBulletedList"/>
      </w:pPr>
      <w:r w:rsidRPr="00B126F8">
        <w:t xml:space="preserve">Validate </w:t>
      </w:r>
      <w:r w:rsidR="008E72E5">
        <w:t>approvals, locks, and exports</w:t>
      </w:r>
    </w:p>
    <w:p w:rsidR="00B126F8" w:rsidP="00072ABD" w:rsidRDefault="00B126F8" w14:paraId="5AFEE24E" w14:textId="338CAD52">
      <w:pPr>
        <w:pStyle w:val="5-NormalwithBulletedList"/>
      </w:pPr>
      <w:r w:rsidRPr="00B126F8">
        <w:t>Track issues</w:t>
      </w:r>
      <w:r w:rsidR="00EE57AB">
        <w:t>/defects</w:t>
      </w:r>
      <w:r w:rsidRPr="00B126F8">
        <w:t xml:space="preserve"> and apply fixes</w:t>
      </w:r>
    </w:p>
    <w:p w:rsidRPr="00B126F8" w:rsidR="008E72E5" w:rsidP="00072ABD" w:rsidRDefault="008E72E5" w14:paraId="53724F26" w14:textId="6A357E69">
      <w:pPr>
        <w:pStyle w:val="5-NormalwithBulletedList"/>
      </w:pPr>
      <w:r>
        <w:t>Confirm outputs align with Finance and HR expectations</w:t>
      </w:r>
    </w:p>
    <w:p w:rsidRPr="00072ABD" w:rsidR="00B126F8" w:rsidP="00072ABD" w:rsidRDefault="00B126F8" w14:paraId="7F3CA90B" w14:textId="77777777">
      <w:pPr>
        <w:pStyle w:val="3-Header3"/>
        <w:rPr/>
      </w:pPr>
      <w:bookmarkStart w:name="_Toc199751332" w:id="167"/>
      <w:r w:rsidR="00B126F8">
        <w:rPr/>
        <w:t>Outputs</w:t>
      </w:r>
      <w:bookmarkEnd w:id="167"/>
    </w:p>
    <w:p w:rsidRPr="00B126F8" w:rsidR="00B126F8" w:rsidP="00072ABD" w:rsidRDefault="00B126F8" w14:paraId="601A902C" w14:textId="0F8278DE">
      <w:pPr>
        <w:pStyle w:val="5-NormalwithBulletedList"/>
      </w:pPr>
      <w:r w:rsidRPr="00B126F8">
        <w:t xml:space="preserve">Approved test scenarios </w:t>
      </w:r>
      <w:r w:rsidRPr="008E72E5" w:rsidR="005655F9">
        <w:t>and</w:t>
      </w:r>
      <w:r w:rsidRPr="00B126F8">
        <w:t xml:space="preserve"> outputs</w:t>
      </w:r>
    </w:p>
    <w:p w:rsidRPr="00B126F8" w:rsidR="00B126F8" w:rsidP="00072ABD" w:rsidRDefault="00B126F8" w14:paraId="7619D587" w14:textId="77777777">
      <w:pPr>
        <w:pStyle w:val="5-NormalwithBulletedList"/>
      </w:pPr>
      <w:r w:rsidRPr="00B126F8">
        <w:t>UAT feedback log resolved</w:t>
      </w:r>
    </w:p>
    <w:p w:rsidRPr="00B126F8" w:rsidR="00B126F8" w:rsidP="00072ABD" w:rsidRDefault="00EE57AB" w14:paraId="58218B4F" w14:textId="21CF84E6">
      <w:pPr>
        <w:pStyle w:val="5-NormalwithBulletedList"/>
      </w:pPr>
      <w:r>
        <w:t>UAT Sign-off</w:t>
      </w:r>
    </w:p>
    <w:p w:rsidRPr="00B126F8" w:rsidR="00B126F8" w:rsidP="00072ABD" w:rsidRDefault="00B126F8" w14:paraId="19EA4BDD" w14:textId="77777777">
      <w:pPr>
        <w:pStyle w:val="3-Header3"/>
        <w:rPr/>
      </w:pPr>
      <w:bookmarkStart w:name="_Toc199751333" w:id="168"/>
      <w:r w:rsidR="00B126F8">
        <w:rPr/>
        <w:t>Recommended Sessions with Customer</w:t>
      </w:r>
      <w:bookmarkEnd w:id="168"/>
    </w:p>
    <w:tbl>
      <w:tblPr>
        <w:tblStyle w:val="Runbook-Table"/>
        <w:tblW w:w="0" w:type="auto"/>
        <w:tblInd w:w="0" w:type="dxa"/>
        <w:tblLook w:val="04A0" w:firstRow="1" w:lastRow="0" w:firstColumn="1" w:lastColumn="0" w:noHBand="0" w:noVBand="1"/>
      </w:tblPr>
      <w:tblGrid>
        <w:gridCol w:w="4320"/>
        <w:gridCol w:w="6385"/>
      </w:tblGrid>
      <w:tr w:rsidRPr="00B126F8" w:rsidR="00B126F8" w:rsidTr="70B66FEC" w14:paraId="525065F1"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4C6D21EB" w14:textId="77777777">
            <w:pPr>
              <w:spacing w:after="200" w:line="276" w:lineRule="auto"/>
              <w:ind w:left="150"/>
              <w:jc w:val="center"/>
              <w:rPr>
                <w:color w:val="FFFFFF" w:themeColor="background1"/>
              </w:rPr>
            </w:pPr>
            <w:r w:rsidRPr="00072ABD">
              <w:rPr>
                <w:color w:val="FFFFFF" w:themeColor="background1"/>
              </w:rPr>
              <w:t>Session</w:t>
            </w:r>
          </w:p>
        </w:tc>
        <w:tc>
          <w:tcPr>
            <w:tcW w:w="6385" w:type="dxa"/>
            <w:hideMark/>
          </w:tcPr>
          <w:p w:rsidRPr="00072ABD" w:rsidR="00B126F8" w:rsidP="00073A7C" w:rsidRDefault="00B126F8" w14:paraId="11BB1CE6"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70B66FEC" w14:paraId="61A7871B" w14:textId="77777777">
        <w:tc>
          <w:tcPr>
            <w:tcW w:w="4320" w:type="dxa"/>
            <w:hideMark/>
          </w:tcPr>
          <w:p w:rsidRPr="00B126F8" w:rsidR="00B126F8" w:rsidP="1D02CF83" w:rsidRDefault="00B126F8" w14:paraId="7163A5D7" w14:textId="77777777">
            <w:pPr>
              <w:ind w:left="0"/>
            </w:pPr>
            <w:r>
              <w:t>UAT Kickoff</w:t>
            </w:r>
          </w:p>
        </w:tc>
        <w:tc>
          <w:tcPr>
            <w:tcW w:w="6385" w:type="dxa"/>
            <w:hideMark/>
          </w:tcPr>
          <w:p w:rsidRPr="00B126F8" w:rsidR="00B126F8" w:rsidP="1D02CF83" w:rsidRDefault="00B126F8" w14:paraId="16DE1A66" w14:textId="77777777">
            <w:pPr>
              <w:ind w:left="0"/>
            </w:pPr>
            <w:r>
              <w:t>Review scripts, roles, success criteria, and schedule for testing.</w:t>
            </w:r>
          </w:p>
        </w:tc>
      </w:tr>
      <w:tr w:rsidRPr="00B126F8" w:rsidR="00B126F8" w:rsidTr="70B66FEC" w14:paraId="40AB66D7" w14:textId="77777777">
        <w:tc>
          <w:tcPr>
            <w:tcW w:w="4320" w:type="dxa"/>
            <w:hideMark/>
          </w:tcPr>
          <w:p w:rsidRPr="00B126F8" w:rsidR="00B126F8" w:rsidP="1D02CF83" w:rsidRDefault="00B126F8" w14:paraId="72F6FEA8" w14:textId="77777777">
            <w:pPr>
              <w:ind w:left="0"/>
            </w:pPr>
            <w:r>
              <w:t>Live Scenario Testing Workshops</w:t>
            </w:r>
          </w:p>
        </w:tc>
        <w:tc>
          <w:tcPr>
            <w:tcW w:w="6385" w:type="dxa"/>
            <w:hideMark/>
          </w:tcPr>
          <w:p w:rsidRPr="00B126F8" w:rsidR="00B126F8" w:rsidP="1D02CF83" w:rsidRDefault="00B126F8" w14:paraId="089469CC" w14:textId="408B0101">
            <w:pPr>
              <w:ind w:left="0"/>
            </w:pPr>
            <w:r>
              <w:t>Facilitate hands</w:t>
            </w:r>
            <w:r w:rsidR="27FC715E">
              <w:t>-</w:t>
            </w:r>
            <w:r>
              <w:t>on testing of real scenarios with business users.</w:t>
            </w:r>
          </w:p>
        </w:tc>
      </w:tr>
      <w:tr w:rsidRPr="00B126F8" w:rsidR="00EE57AB" w:rsidTr="70B66FEC" w14:paraId="30FDD74A" w14:textId="77777777">
        <w:tc>
          <w:tcPr>
            <w:tcW w:w="4320" w:type="dxa"/>
          </w:tcPr>
          <w:p w:rsidRPr="00B126F8" w:rsidR="00EE57AB" w:rsidP="1D02CF83" w:rsidRDefault="00EE57AB" w14:paraId="0E9B2FD4" w14:textId="0284DD12">
            <w:pPr>
              <w:ind w:left="0"/>
            </w:pPr>
            <w:r>
              <w:t>UAT Log Working Session</w:t>
            </w:r>
          </w:p>
        </w:tc>
        <w:tc>
          <w:tcPr>
            <w:tcW w:w="6385" w:type="dxa"/>
          </w:tcPr>
          <w:p w:rsidRPr="00B126F8" w:rsidR="00EE57AB" w:rsidP="1D02CF83" w:rsidRDefault="00EE57AB" w14:paraId="72869B39" w14:textId="36829BBF">
            <w:pPr>
              <w:ind w:left="0"/>
            </w:pPr>
            <w:r>
              <w:t>Review logged defect tracker to align on resolution and assign owners for defects (prioritize defects/enhancements)</w:t>
            </w:r>
          </w:p>
        </w:tc>
      </w:tr>
      <w:tr w:rsidRPr="00B126F8" w:rsidR="00B126F8" w:rsidTr="70B66FEC" w14:paraId="4185D664" w14:textId="77777777">
        <w:tc>
          <w:tcPr>
            <w:tcW w:w="4320" w:type="dxa"/>
            <w:hideMark/>
          </w:tcPr>
          <w:p w:rsidRPr="00B126F8" w:rsidR="00B126F8" w:rsidP="1D02CF83" w:rsidRDefault="00B126F8" w14:paraId="0A9514A2" w14:textId="2BA330E2">
            <w:pPr>
              <w:ind w:left="0"/>
            </w:pPr>
            <w:r>
              <w:t xml:space="preserve">UAT </w:t>
            </w:r>
            <w:r w:rsidR="00EE57AB">
              <w:t>Sign-off</w:t>
            </w:r>
            <w:r>
              <w:t xml:space="preserve"> Review</w:t>
            </w:r>
          </w:p>
        </w:tc>
        <w:tc>
          <w:tcPr>
            <w:tcW w:w="6385" w:type="dxa"/>
            <w:hideMark/>
          </w:tcPr>
          <w:p w:rsidRPr="00B126F8" w:rsidR="00B126F8" w:rsidP="1D02CF83" w:rsidRDefault="00B126F8" w14:paraId="14454C1E" w14:textId="0331084A">
            <w:pPr>
              <w:ind w:left="0"/>
            </w:pPr>
            <w:r>
              <w:t xml:space="preserve">Present testing results and secure </w:t>
            </w:r>
            <w:r w:rsidR="00EE57AB">
              <w:t>go-live</w:t>
            </w:r>
            <w:r>
              <w:t xml:space="preserve"> approval.</w:t>
            </w:r>
          </w:p>
        </w:tc>
      </w:tr>
    </w:tbl>
    <w:p w:rsidRPr="00B126F8" w:rsidR="00B126F8" w:rsidP="00B126F8" w:rsidRDefault="00B126F8" w14:paraId="467E9CB5" w14:textId="77777777">
      <w:r w:rsidRPr="00B126F8">
        <w:br w:type="page"/>
      </w:r>
    </w:p>
    <w:p w:rsidRPr="00072ABD" w:rsidR="00B126F8" w:rsidP="00072ABD" w:rsidRDefault="00B126F8" w14:paraId="024EB88E" w14:textId="332AB59F">
      <w:pPr>
        <w:pStyle w:val="2-Header2"/>
        <w:rPr/>
      </w:pPr>
      <w:bookmarkStart w:name="_Toc199751334" w:id="169"/>
      <w:bookmarkStart w:name="_Toc203482588" w:id="170"/>
      <w:r w:rsidR="00B126F8">
        <w:rPr/>
        <w:t>Deployment</w:t>
      </w:r>
      <w:bookmarkEnd w:id="169"/>
      <w:bookmarkEnd w:id="170"/>
    </w:p>
    <w:p w:rsidRPr="00072ABD" w:rsidR="00B126F8" w:rsidP="004C7EC0" w:rsidRDefault="00B126F8" w14:paraId="210AC92C" w14:textId="77777777">
      <w:pPr>
        <w:pStyle w:val="3-Header3"/>
        <w:numPr>
          <w:ilvl w:val="0"/>
          <w:numId w:val="12"/>
        </w:numPr>
      </w:pPr>
      <w:bookmarkStart w:name="_Toc199751335" w:id="171"/>
      <w:r w:rsidRPr="00072ABD">
        <w:t>Goals</w:t>
      </w:r>
      <w:bookmarkEnd w:id="171"/>
    </w:p>
    <w:p w:rsidRPr="00B126F8" w:rsidR="00B126F8" w:rsidP="00072ABD" w:rsidRDefault="008E72E5" w14:paraId="35D46F8F" w14:textId="506FF0BC">
      <w:pPr>
        <w:pStyle w:val="5-NormalwithBulletedList"/>
      </w:pPr>
      <w:r>
        <w:t>Transition from planning to execution</w:t>
      </w:r>
    </w:p>
    <w:p w:rsidRPr="00B126F8" w:rsidR="00A16E42" w:rsidP="00072ABD" w:rsidRDefault="00A16E42" w14:paraId="17058765" w14:textId="17D1D8D9">
      <w:pPr>
        <w:pStyle w:val="5-NormalwithBulletedList"/>
      </w:pPr>
      <w:r>
        <w:t>Enable admin ownership and steady-state operations</w:t>
      </w:r>
    </w:p>
    <w:p w:rsidRPr="00B126F8" w:rsidR="00B126F8" w:rsidP="00072ABD" w:rsidRDefault="00B126F8" w14:paraId="7690F871" w14:textId="101B6F72">
      <w:pPr>
        <w:pStyle w:val="5-NormalwithBulletedList"/>
      </w:pPr>
      <w:r w:rsidRPr="00B126F8">
        <w:t>Transition to</w:t>
      </w:r>
      <w:r w:rsidRPr="00B126F8" w:rsidR="00EE57AB">
        <w:t xml:space="preserve"> Support</w:t>
      </w:r>
    </w:p>
    <w:p w:rsidRPr="00072ABD" w:rsidR="00B126F8" w:rsidP="00072ABD" w:rsidRDefault="00B126F8" w14:paraId="3297FE7D" w14:textId="77777777">
      <w:pPr>
        <w:pStyle w:val="3-Header3"/>
        <w:rPr/>
      </w:pPr>
      <w:bookmarkStart w:name="_Toc199751336" w:id="172"/>
      <w:r w:rsidR="00B126F8">
        <w:rPr/>
        <w:t>Key Activities</w:t>
      </w:r>
      <w:bookmarkEnd w:id="172"/>
    </w:p>
    <w:p w:rsidRPr="00A16E42" w:rsidR="00A16E42" w:rsidP="00A16E42" w:rsidRDefault="008E72E5" w14:paraId="04945776" w14:textId="54CEE830">
      <w:pPr>
        <w:pStyle w:val="5-NormalwithBulletedList"/>
      </w:pPr>
      <w:bookmarkStart w:name="_Toc199751337" w:id="173"/>
      <w:r>
        <w:t>Finalize and publish approved scenario</w:t>
      </w:r>
    </w:p>
    <w:p w:rsidRPr="00A16E42" w:rsidR="00A16E42" w:rsidP="00A16E42" w:rsidRDefault="00A16E42" w14:paraId="49EC0FB3" w14:textId="0791417B">
      <w:pPr>
        <w:pStyle w:val="5-NormalwithBulletedList"/>
      </w:pPr>
      <w:r w:rsidRPr="00A16E42">
        <w:t xml:space="preserve">Export </w:t>
      </w:r>
      <w:r w:rsidR="008E72E5">
        <w:t>hiring plans to</w:t>
      </w:r>
      <w:r w:rsidRPr="00A16E42">
        <w:t xml:space="preserve"> downstream systems</w:t>
      </w:r>
    </w:p>
    <w:p w:rsidRPr="00A16E42" w:rsidR="00A16E42" w:rsidP="00A16E42" w:rsidRDefault="00A16E42" w14:paraId="00232AF6" w14:textId="43B87BBE">
      <w:pPr>
        <w:pStyle w:val="5-NormalwithBulletedList"/>
      </w:pPr>
      <w:r w:rsidRPr="00A16E42">
        <w:t>Conduct admin</w:t>
      </w:r>
      <w:r w:rsidR="008E72E5">
        <w:t xml:space="preserve"> and planner</w:t>
      </w:r>
      <w:r w:rsidRPr="00A16E42">
        <w:t xml:space="preserve"> enablement:</w:t>
      </w:r>
    </w:p>
    <w:p w:rsidRPr="00A16E42" w:rsidR="00A16E42" w:rsidP="00A16E42" w:rsidRDefault="00A16E42" w14:paraId="70B80EB8" w14:textId="6E4934E7">
      <w:pPr>
        <w:pStyle w:val="5-NormalwithBulletedList"/>
      </w:pPr>
      <w:r w:rsidRPr="00A16E42">
        <w:t>Execute go-live checklist and communications</w:t>
      </w:r>
    </w:p>
    <w:p w:rsidRPr="00A16E42" w:rsidR="00A16E42" w:rsidP="00A16E42" w:rsidRDefault="00A16E42" w14:paraId="601996B0" w14:textId="35F213B5">
      <w:pPr>
        <w:pStyle w:val="5-NormalwithBulletedList"/>
      </w:pPr>
      <w:r w:rsidRPr="00A16E42">
        <w:t xml:space="preserve">Transition ownership to customer </w:t>
      </w:r>
      <w:proofErr w:type="spellStart"/>
      <w:r w:rsidRPr="00A16E42">
        <w:t>CoE</w:t>
      </w:r>
      <w:proofErr w:type="spellEnd"/>
    </w:p>
    <w:p w:rsidRPr="00072ABD" w:rsidR="00B126F8" w:rsidP="00072ABD" w:rsidRDefault="00B126F8" w14:paraId="3F2182DD" w14:textId="77777777">
      <w:pPr>
        <w:pStyle w:val="3-Header3"/>
        <w:rPr/>
      </w:pPr>
      <w:r w:rsidR="00B126F8">
        <w:rPr/>
        <w:t>Outputs</w:t>
      </w:r>
      <w:bookmarkEnd w:id="173"/>
    </w:p>
    <w:p w:rsidRPr="00A16E42" w:rsidR="00A16E42" w:rsidP="00A16E42" w:rsidRDefault="008E72E5" w14:paraId="1052328A" w14:textId="4C55BA01">
      <w:pPr>
        <w:pStyle w:val="ListParagraph"/>
        <w:rPr>
          <w:lang w:eastAsia="zh-TW"/>
        </w:rPr>
      </w:pPr>
      <w:r w:rsidRPr="6CEF3EB6" w:rsidR="008E72E5">
        <w:rPr>
          <w:lang w:eastAsia="zh-TW"/>
        </w:rPr>
        <w:t xml:space="preserve">Approved </w:t>
      </w:r>
      <w:r w:rsidRPr="6CEF3EB6" w:rsidR="1C58EBCD">
        <w:rPr>
          <w:lang w:eastAsia="zh-TW"/>
        </w:rPr>
        <w:t>hiring</w:t>
      </w:r>
      <w:r w:rsidRPr="6CEF3EB6" w:rsidR="008E72E5">
        <w:rPr>
          <w:lang w:eastAsia="zh-TW"/>
        </w:rPr>
        <w:t xml:space="preserve"> plans published</w:t>
      </w:r>
    </w:p>
    <w:p w:rsidRPr="00A16E42" w:rsidR="00A16E42" w:rsidP="00A16E42" w:rsidRDefault="00A16E42" w14:paraId="3C69A10A" w14:textId="2B1DC04C">
      <w:pPr>
        <w:pStyle w:val="ListParagraph"/>
        <w:rPr>
          <w:lang w:eastAsia="zh-TW"/>
        </w:rPr>
      </w:pPr>
      <w:r w:rsidRPr="00A16E42">
        <w:rPr>
          <w:lang w:eastAsia="zh-TW"/>
        </w:rPr>
        <w:t>Admin team trained and enabled</w:t>
      </w:r>
    </w:p>
    <w:p w:rsidR="00A16E42" w:rsidP="00A16E42" w:rsidRDefault="00A16E42" w14:paraId="3B53CC5B" w14:textId="5890190C">
      <w:pPr>
        <w:pStyle w:val="ListParagraph"/>
        <w:rPr>
          <w:lang w:eastAsia="zh-TW"/>
        </w:rPr>
      </w:pPr>
      <w:r w:rsidRPr="00A16E42">
        <w:rPr>
          <w:lang w:eastAsia="zh-TW"/>
        </w:rPr>
        <w:t>Support handoff complete</w:t>
      </w:r>
    </w:p>
    <w:p w:rsidRPr="00B126F8" w:rsidR="00A16E42" w:rsidP="008E72E5" w:rsidRDefault="008E72E5" w14:paraId="2DD03E12" w14:textId="2B2CA66C">
      <w:pPr>
        <w:pStyle w:val="ListParagraph"/>
        <w:rPr>
          <w:lang w:eastAsia="zh-TW"/>
        </w:rPr>
      </w:pPr>
      <w:r>
        <w:rPr>
          <w:lang w:eastAsia="zh-TW"/>
        </w:rPr>
        <w:t>Go-live completed</w:t>
      </w:r>
    </w:p>
    <w:p w:rsidRPr="00B126F8" w:rsidR="00B126F8" w:rsidP="00072ABD" w:rsidRDefault="00B126F8" w14:paraId="0EB8E2BB" w14:textId="77777777">
      <w:pPr>
        <w:pStyle w:val="3-Header3"/>
        <w:rPr/>
      </w:pPr>
      <w:bookmarkStart w:name="_Toc199751338" w:id="174"/>
      <w:r w:rsidR="00B126F8">
        <w:rPr/>
        <w:t>Recommended Sessions with Customer</w:t>
      </w:r>
      <w:bookmarkEnd w:id="174"/>
    </w:p>
    <w:tbl>
      <w:tblPr>
        <w:tblStyle w:val="Runbook-Table"/>
        <w:tblW w:w="0" w:type="auto"/>
        <w:tblInd w:w="0" w:type="dxa"/>
        <w:tblLook w:val="04A0" w:firstRow="1" w:lastRow="0" w:firstColumn="1" w:lastColumn="0" w:noHBand="0" w:noVBand="1"/>
      </w:tblPr>
      <w:tblGrid>
        <w:gridCol w:w="4320"/>
        <w:gridCol w:w="6385"/>
      </w:tblGrid>
      <w:tr w:rsidRPr="00B126F8" w:rsidR="00B126F8" w:rsidTr="30B466D0" w14:paraId="2578496C" w14:textId="77777777">
        <w:trPr>
          <w:cnfStyle w:val="100000000000" w:firstRow="1" w:lastRow="0" w:firstColumn="0" w:lastColumn="0" w:oddVBand="0" w:evenVBand="0" w:oddHBand="0" w:evenHBand="0" w:firstRowFirstColumn="0" w:firstRowLastColumn="0" w:lastRowFirstColumn="0" w:lastRowLastColumn="0"/>
        </w:trPr>
        <w:tc>
          <w:tcPr>
            <w:tcW w:w="4320" w:type="dxa"/>
            <w:hideMark/>
          </w:tcPr>
          <w:p w:rsidRPr="00072ABD" w:rsidR="00B126F8" w:rsidP="00073A7C" w:rsidRDefault="00B126F8" w14:paraId="65DEEAA3" w14:textId="77777777">
            <w:pPr>
              <w:spacing w:after="200" w:line="276" w:lineRule="auto"/>
              <w:ind w:left="150"/>
              <w:jc w:val="center"/>
              <w:rPr>
                <w:color w:val="FFFFFF" w:themeColor="background1"/>
              </w:rPr>
            </w:pPr>
            <w:r w:rsidRPr="00072ABD">
              <w:rPr>
                <w:color w:val="FFFFFF" w:themeColor="background1"/>
              </w:rPr>
              <w:t>Session</w:t>
            </w:r>
          </w:p>
        </w:tc>
        <w:tc>
          <w:tcPr>
            <w:tcW w:w="6385" w:type="dxa"/>
            <w:hideMark/>
          </w:tcPr>
          <w:p w:rsidRPr="00072ABD" w:rsidR="00B126F8" w:rsidP="00073A7C" w:rsidRDefault="00B126F8" w14:paraId="33DC4CBA" w14:textId="77777777">
            <w:pPr>
              <w:spacing w:after="200" w:line="276" w:lineRule="auto"/>
              <w:ind w:left="150"/>
              <w:jc w:val="center"/>
              <w:rPr>
                <w:color w:val="FFFFFF" w:themeColor="background1"/>
              </w:rPr>
            </w:pPr>
            <w:r w:rsidRPr="00072ABD">
              <w:rPr>
                <w:color w:val="FFFFFF" w:themeColor="background1"/>
              </w:rPr>
              <w:t>Purpose</w:t>
            </w:r>
          </w:p>
        </w:tc>
      </w:tr>
      <w:tr w:rsidRPr="00B126F8" w:rsidR="00B126F8" w:rsidTr="30B466D0" w14:paraId="5619CE35" w14:textId="77777777">
        <w:tc>
          <w:tcPr>
            <w:tcW w:w="4320" w:type="dxa"/>
            <w:hideMark/>
          </w:tcPr>
          <w:p w:rsidRPr="00B126F8" w:rsidR="00B126F8" w:rsidP="1D02CF83" w:rsidRDefault="00B126F8" w14:paraId="12A58383" w14:textId="4427BEB4">
            <w:pPr>
              <w:ind w:left="0"/>
            </w:pPr>
            <w:r>
              <w:t xml:space="preserve">Admin </w:t>
            </w:r>
            <w:r w:rsidR="000F44D5">
              <w:t>t</w:t>
            </w:r>
            <w:r>
              <w:t>raining</w:t>
            </w:r>
          </w:p>
        </w:tc>
        <w:tc>
          <w:tcPr>
            <w:tcW w:w="6385" w:type="dxa"/>
            <w:hideMark/>
          </w:tcPr>
          <w:p w:rsidRPr="00B126F8" w:rsidR="00B126F8" w:rsidP="1D02CF83" w:rsidRDefault="00EE57AB" w14:paraId="72B2F2CE" w14:textId="29D28BFA">
            <w:pPr>
              <w:ind w:left="0"/>
            </w:pPr>
            <w:r>
              <w:t>Hands-on</w:t>
            </w:r>
            <w:r w:rsidR="00B126F8">
              <w:t xml:space="preserve"> </w:t>
            </w:r>
            <w:r w:rsidR="00A16E42">
              <w:t>training for ongoing management</w:t>
            </w:r>
            <w:r w:rsidR="00B126F8">
              <w:t>.</w:t>
            </w:r>
          </w:p>
        </w:tc>
      </w:tr>
      <w:tr w:rsidRPr="00B126F8" w:rsidR="00B126F8" w:rsidTr="30B466D0" w14:paraId="388D96CA" w14:textId="77777777">
        <w:tc>
          <w:tcPr>
            <w:tcW w:w="4320" w:type="dxa"/>
            <w:hideMark/>
          </w:tcPr>
          <w:p w:rsidRPr="00B126F8" w:rsidR="00B126F8" w:rsidP="1D02CF83" w:rsidRDefault="00B126F8" w14:paraId="3708AD62" w14:textId="153F9AE3">
            <w:pPr>
              <w:ind w:left="0"/>
            </w:pPr>
            <w:r>
              <w:t>Go</w:t>
            </w:r>
            <w:r w:rsidR="458161C5">
              <w:t>-</w:t>
            </w:r>
            <w:r w:rsidR="008E72E5">
              <w:t xml:space="preserve">live readiness </w:t>
            </w:r>
            <w:r w:rsidR="000F44D5">
              <w:t>r</w:t>
            </w:r>
            <w:r>
              <w:t>eview</w:t>
            </w:r>
          </w:p>
        </w:tc>
        <w:tc>
          <w:tcPr>
            <w:tcW w:w="6385" w:type="dxa"/>
            <w:hideMark/>
          </w:tcPr>
          <w:p w:rsidRPr="00B126F8" w:rsidR="00B126F8" w:rsidP="1D02CF83" w:rsidRDefault="00B126F8" w14:paraId="62F0522E" w14:textId="015ACF87">
            <w:pPr>
              <w:ind w:left="0"/>
            </w:pPr>
            <w:r>
              <w:t>Verify readiness checklist, data integrations, and agree</w:t>
            </w:r>
            <w:r w:rsidR="00EE57AB">
              <w:t xml:space="preserve"> on</w:t>
            </w:r>
            <w:r>
              <w:t xml:space="preserve"> cutover timing.</w:t>
            </w:r>
          </w:p>
        </w:tc>
      </w:tr>
      <w:tr w:rsidRPr="00B126F8" w:rsidR="00B126F8" w:rsidTr="30B466D0" w14:paraId="1E7994E2" w14:textId="77777777">
        <w:tc>
          <w:tcPr>
            <w:tcW w:w="4320" w:type="dxa"/>
            <w:hideMark/>
          </w:tcPr>
          <w:p w:rsidRPr="00B126F8" w:rsidR="00B126F8" w:rsidP="1D02CF83" w:rsidRDefault="00B126F8" w14:paraId="2ADE8253" w14:textId="20EA7C1A">
            <w:pPr>
              <w:ind w:left="0"/>
            </w:pPr>
            <w:r>
              <w:t xml:space="preserve">Transition </w:t>
            </w:r>
            <w:r w:rsidR="000F44D5">
              <w:t>h</w:t>
            </w:r>
            <w:r>
              <w:t>andoff</w:t>
            </w:r>
          </w:p>
        </w:tc>
        <w:tc>
          <w:tcPr>
            <w:tcW w:w="6385" w:type="dxa"/>
            <w:hideMark/>
          </w:tcPr>
          <w:p w:rsidRPr="00B126F8" w:rsidR="00B126F8" w:rsidP="1D02CF83" w:rsidRDefault="00B126F8" w14:paraId="353A73CF" w14:textId="6F442330">
            <w:pPr>
              <w:ind w:left="0"/>
            </w:pPr>
            <w:r>
              <w:t xml:space="preserve">Confirm ownership, support </w:t>
            </w:r>
            <w:r w:rsidR="00A16E42">
              <w:t xml:space="preserve">the model, and outline the </w:t>
            </w:r>
            <w:r>
              <w:t>roadmap for enhancements.</w:t>
            </w:r>
          </w:p>
        </w:tc>
      </w:tr>
    </w:tbl>
    <w:p w:rsidRPr="00B126F8" w:rsidR="00B126F8" w:rsidP="00B126F8" w:rsidRDefault="00B126F8" w14:paraId="39515CEC" w14:textId="77777777"/>
    <w:p w:rsidR="00611651" w:rsidRDefault="00611651" w14:paraId="016693C5" w14:textId="77777777"/>
    <w:p w:rsidR="00CF5F86" w:rsidRDefault="00CF5F86" w14:paraId="0143CE21" w14:textId="77777777"/>
    <w:p w:rsidR="00CF5F86" w:rsidRDefault="008E72E5" w14:paraId="4F35ABF2" w14:textId="3CB0BD18">
      <w:r>
        <w:t>Remember to loop in your Anaplan customer success business partner</w:t>
      </w:r>
    </w:p>
    <w:p w:rsidR="00013278" w:rsidRDefault="00013278" w14:paraId="7251C5FC" w14:textId="77777777">
      <w:pPr>
        <w:spacing w:after="200"/>
        <w:ind w:left="0"/>
        <w:contextualSpacing w:val="0"/>
        <w:rPr>
          <w:rFonts w:eastAsia="Times New Roman"/>
          <w:b/>
          <w:bCs/>
          <w:color w:val="FF6100" w:themeColor="accent1"/>
        </w:rPr>
      </w:pPr>
      <w:bookmarkStart w:name="_Toc199751339" w:id="175"/>
      <w:r>
        <w:br w:type="page"/>
      </w:r>
    </w:p>
    <w:p w:rsidRPr="00072ABD" w:rsidR="00CF5F86" w:rsidP="00FF65EE" w:rsidRDefault="00EE57AB" w14:paraId="35FA8DF3" w14:textId="291A5594">
      <w:pPr>
        <w:pStyle w:val="1-Header1"/>
      </w:pPr>
      <w:bookmarkStart w:name="_Toc203482589" w:id="176"/>
      <w:r w:rsidRPr="00072ABD">
        <w:t xml:space="preserve">Phase </w:t>
      </w:r>
      <w:r w:rsidRPr="00072ABD" w:rsidR="00CF5F86">
        <w:t>Checklist</w:t>
      </w:r>
      <w:r w:rsidRPr="00072ABD">
        <w:t>s</w:t>
      </w:r>
      <w:bookmarkEnd w:id="175"/>
      <w:bookmarkEnd w:id="176"/>
    </w:p>
    <w:p w:rsidR="00CF5F86" w:rsidP="004C7EC0" w:rsidRDefault="00CF5F86" w14:paraId="68247C71" w14:textId="6B94A60F">
      <w:pPr>
        <w:pStyle w:val="2-Header2"/>
        <w:numPr>
          <w:ilvl w:val="0"/>
          <w:numId w:val="14"/>
        </w:numPr>
      </w:pPr>
      <w:bookmarkStart w:name="_Toc199751340" w:id="177"/>
      <w:bookmarkStart w:name="_Toc203482590" w:id="178"/>
      <w:r>
        <w:t>Pre</w:t>
      </w:r>
      <w:r w:rsidRPr="00FF65EE">
        <w:rPr>
          <w:rFonts w:ascii="Cambria Math" w:hAnsi="Cambria Math" w:cs="Cambria Math"/>
        </w:rPr>
        <w:t>‑</w:t>
      </w:r>
      <w:r>
        <w:t>Project (Customer Readiness)</w:t>
      </w:r>
      <w:bookmarkEnd w:id="177"/>
      <w:bookmarkEnd w:id="178"/>
    </w:p>
    <w:tbl>
      <w:tblPr>
        <w:tblStyle w:val="Runbook-Table"/>
        <w:tblW w:w="0" w:type="auto"/>
        <w:tblInd w:w="-5" w:type="dxa"/>
        <w:tblLook w:val="04A0" w:firstRow="1" w:lastRow="0" w:firstColumn="1" w:lastColumn="0" w:noHBand="0" w:noVBand="1"/>
      </w:tblPr>
      <w:tblGrid>
        <w:gridCol w:w="1728"/>
        <w:gridCol w:w="1728"/>
        <w:gridCol w:w="3472"/>
        <w:gridCol w:w="1855"/>
        <w:gridCol w:w="1728"/>
      </w:tblGrid>
      <w:tr w:rsidR="00CF5F86" w:rsidTr="00BD2A79" w14:paraId="11E6DECA" w14:textId="77777777">
        <w:trPr>
          <w:cnfStyle w:val="100000000000" w:firstRow="1" w:lastRow="0" w:firstColumn="0" w:lastColumn="0" w:oddVBand="0" w:evenVBand="0" w:oddHBand="0" w:evenHBand="0" w:firstRowFirstColumn="0" w:firstRowLastColumn="0" w:lastRowFirstColumn="0" w:lastRowLastColumn="0"/>
        </w:trPr>
        <w:tc>
          <w:tcPr>
            <w:tcW w:w="1728" w:type="dxa"/>
          </w:tcPr>
          <w:p w:rsidRPr="00072ABD" w:rsidR="00CF5F86" w:rsidP="00073A7C" w:rsidRDefault="00CF5F86" w14:paraId="5AC6DABC" w14:textId="77777777">
            <w:pPr>
              <w:ind w:left="170"/>
              <w:jc w:val="center"/>
              <w:rPr>
                <w:color w:val="FFFFFF" w:themeColor="background1"/>
              </w:rPr>
            </w:pPr>
            <w:r w:rsidRPr="00072ABD">
              <w:rPr>
                <w:color w:val="FFFFFF" w:themeColor="background1"/>
              </w:rPr>
              <w:t>Phase / Area</w:t>
            </w:r>
          </w:p>
        </w:tc>
        <w:tc>
          <w:tcPr>
            <w:tcW w:w="1728" w:type="dxa"/>
          </w:tcPr>
          <w:p w:rsidRPr="00072ABD" w:rsidR="00CF5F86" w:rsidP="00073A7C" w:rsidRDefault="00CF5F86" w14:paraId="19C2366A" w14:textId="77777777">
            <w:pPr>
              <w:ind w:left="170"/>
              <w:jc w:val="center"/>
              <w:rPr>
                <w:color w:val="FFFFFF" w:themeColor="background1"/>
              </w:rPr>
            </w:pPr>
            <w:r w:rsidRPr="00072ABD">
              <w:rPr>
                <w:color w:val="FFFFFF" w:themeColor="background1"/>
              </w:rPr>
              <w:t>Checklist Item</w:t>
            </w:r>
          </w:p>
        </w:tc>
        <w:tc>
          <w:tcPr>
            <w:tcW w:w="3472" w:type="dxa"/>
          </w:tcPr>
          <w:p w:rsidRPr="00072ABD" w:rsidR="00CF5F86" w:rsidP="00073A7C" w:rsidRDefault="00CF5F86" w14:paraId="4AAE4B5C" w14:textId="77777777">
            <w:pPr>
              <w:ind w:left="170"/>
              <w:jc w:val="center"/>
              <w:rPr>
                <w:color w:val="FFFFFF" w:themeColor="background1"/>
              </w:rPr>
            </w:pPr>
            <w:r w:rsidRPr="00072ABD">
              <w:rPr>
                <w:color w:val="FFFFFF" w:themeColor="background1"/>
              </w:rPr>
              <w:t>Description / Acceptance Criteria</w:t>
            </w:r>
          </w:p>
        </w:tc>
        <w:tc>
          <w:tcPr>
            <w:tcW w:w="1728" w:type="dxa"/>
          </w:tcPr>
          <w:p w:rsidRPr="00072ABD" w:rsidR="00CF5F86" w:rsidP="00073A7C" w:rsidRDefault="00CF5F86" w14:paraId="1B8DF3DF" w14:textId="77777777">
            <w:pPr>
              <w:ind w:left="170"/>
              <w:jc w:val="center"/>
              <w:rPr>
                <w:color w:val="FFFFFF" w:themeColor="background1"/>
              </w:rPr>
            </w:pPr>
            <w:r w:rsidRPr="00072ABD">
              <w:rPr>
                <w:color w:val="FFFFFF" w:themeColor="background1"/>
              </w:rPr>
              <w:t>Owner</w:t>
            </w:r>
          </w:p>
        </w:tc>
        <w:tc>
          <w:tcPr>
            <w:tcW w:w="1728" w:type="dxa"/>
          </w:tcPr>
          <w:p w:rsidRPr="00072ABD" w:rsidR="00CF5F86" w:rsidP="00073A7C" w:rsidRDefault="00CF5F86" w14:paraId="2FD1779F" w14:textId="77777777">
            <w:pPr>
              <w:ind w:left="170"/>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00CF5F86" w:rsidTr="00BD2A79" w14:paraId="0B06F4F2" w14:textId="77777777">
        <w:tc>
          <w:tcPr>
            <w:tcW w:w="1728" w:type="dxa"/>
          </w:tcPr>
          <w:p w:rsidRPr="00072ABD" w:rsidR="00CF5F86" w:rsidP="1D02CF83" w:rsidRDefault="00CF5F86" w14:paraId="60FD9E8F" w14:textId="340BBA65">
            <w:pPr>
              <w:ind w:left="0"/>
            </w:pPr>
            <w:r>
              <w:t xml:space="preserve">Process </w:t>
            </w:r>
            <w:r w:rsidR="5384A127">
              <w:t>alignment</w:t>
            </w:r>
          </w:p>
        </w:tc>
        <w:tc>
          <w:tcPr>
            <w:tcW w:w="1728" w:type="dxa"/>
          </w:tcPr>
          <w:p w:rsidRPr="00072ABD" w:rsidR="00CF5F86" w:rsidP="1D02CF83" w:rsidRDefault="008E72E5" w14:paraId="7CB8B01C" w14:textId="217784E4">
            <w:pPr>
              <w:ind w:left="0"/>
            </w:pPr>
            <w:r w:rsidRPr="008E72E5">
              <w:t>Planning horizon confirmed</w:t>
            </w:r>
          </w:p>
        </w:tc>
        <w:tc>
          <w:tcPr>
            <w:tcW w:w="3472" w:type="dxa"/>
          </w:tcPr>
          <w:p w:rsidRPr="00072ABD" w:rsidR="00CF5F86" w:rsidP="1D02CF83" w:rsidRDefault="00790815" w14:paraId="54490C0B" w14:textId="62742807">
            <w:pPr>
              <w:ind w:left="0"/>
            </w:pPr>
            <w:r w:rsidRPr="00790815">
              <w:t>AOP and in-year planning cadence documented</w:t>
            </w:r>
          </w:p>
        </w:tc>
        <w:tc>
          <w:tcPr>
            <w:tcW w:w="1728" w:type="dxa"/>
          </w:tcPr>
          <w:p w:rsidRPr="00072ABD" w:rsidR="00CF5F86" w:rsidP="1D02CF83" w:rsidRDefault="00CF5F86" w14:paraId="115FF52A" w14:textId="2B9B6957">
            <w:pPr>
              <w:ind w:left="0"/>
            </w:pPr>
            <w:r>
              <w:t xml:space="preserve">Exec </w:t>
            </w:r>
            <w:r w:rsidR="00F8597E">
              <w:t>sponsor</w:t>
            </w:r>
          </w:p>
        </w:tc>
        <w:tc>
          <w:tcPr>
            <w:tcW w:w="1728" w:type="dxa"/>
          </w:tcPr>
          <w:p w:rsidRPr="00072ABD" w:rsidR="00CF5F86" w:rsidP="1D02CF83" w:rsidRDefault="6980DCFE" w14:paraId="6707E5D2" w14:textId="6E628517">
            <w:pPr>
              <w:ind w:left="0"/>
            </w:pPr>
            <w:r>
              <w:t>T‑</w:t>
            </w:r>
            <w:r w:rsidR="655F8D37">
              <w:t xml:space="preserve">minus </w:t>
            </w:r>
            <w:r>
              <w:t>5 days</w:t>
            </w:r>
          </w:p>
          <w:p w:rsidRPr="00072ABD" w:rsidR="00CF5F86" w:rsidP="1D02CF83" w:rsidRDefault="00CF5F86" w14:paraId="294D06B4" w14:textId="64400A3D">
            <w:pPr>
              <w:ind w:left="0"/>
            </w:pPr>
          </w:p>
        </w:tc>
      </w:tr>
      <w:tr w:rsidR="00CF5F86" w:rsidTr="00BD2A79" w14:paraId="3EDDFDAE" w14:textId="77777777">
        <w:tc>
          <w:tcPr>
            <w:tcW w:w="1728" w:type="dxa"/>
          </w:tcPr>
          <w:p w:rsidRPr="00072ABD" w:rsidR="00CF5F86" w:rsidP="1D02CF83" w:rsidRDefault="00CF5F86" w14:paraId="24EF9B51" w14:textId="4DDD57DD">
            <w:pPr>
              <w:ind w:left="0"/>
            </w:pPr>
            <w:r>
              <w:t xml:space="preserve">Process </w:t>
            </w:r>
            <w:r w:rsidR="5384A127">
              <w:t>alignment</w:t>
            </w:r>
          </w:p>
        </w:tc>
        <w:tc>
          <w:tcPr>
            <w:tcW w:w="1728" w:type="dxa"/>
          </w:tcPr>
          <w:p w:rsidRPr="00072ABD" w:rsidR="00CF5F86" w:rsidP="1D02CF83" w:rsidRDefault="008E72E5" w14:paraId="17263D22" w14:textId="5154A2AE">
            <w:pPr>
              <w:ind w:left="0"/>
            </w:pPr>
            <w:r w:rsidRPr="008E72E5">
              <w:t>Sales role taxonomy finalized</w:t>
            </w:r>
          </w:p>
        </w:tc>
        <w:tc>
          <w:tcPr>
            <w:tcW w:w="3472" w:type="dxa"/>
          </w:tcPr>
          <w:p w:rsidRPr="00072ABD" w:rsidR="00CF5F86" w:rsidP="1D02CF83" w:rsidRDefault="00790815" w14:paraId="3103F880" w14:textId="2E177CF0">
            <w:pPr>
              <w:ind w:left="0"/>
            </w:pPr>
            <w:r w:rsidRPr="00790815">
              <w:t>Roles, job families, role grades defined and agreed</w:t>
            </w:r>
          </w:p>
        </w:tc>
        <w:tc>
          <w:tcPr>
            <w:tcW w:w="1728" w:type="dxa"/>
          </w:tcPr>
          <w:p w:rsidRPr="00072ABD" w:rsidR="00CF5F86" w:rsidP="1D02CF83" w:rsidRDefault="00CF5F86" w14:paraId="0061145B" w14:textId="5A49DA3E">
            <w:pPr>
              <w:ind w:left="0"/>
            </w:pPr>
            <w:proofErr w:type="spellStart"/>
            <w:r>
              <w:t>RevOps</w:t>
            </w:r>
            <w:proofErr w:type="spellEnd"/>
            <w:r>
              <w:t xml:space="preserve"> </w:t>
            </w:r>
            <w:r w:rsidR="00F8597E">
              <w:t>lead</w:t>
            </w:r>
          </w:p>
        </w:tc>
        <w:tc>
          <w:tcPr>
            <w:tcW w:w="1728" w:type="dxa"/>
          </w:tcPr>
          <w:p w:rsidRPr="00072ABD" w:rsidR="00CF5F86" w:rsidP="1D02CF83" w:rsidRDefault="08B1DCB0" w14:paraId="28F301D2" w14:textId="42EE954B">
            <w:pPr>
              <w:ind w:left="0"/>
            </w:pPr>
            <w:r>
              <w:t xml:space="preserve">T-minus </w:t>
            </w:r>
            <w:r w:rsidR="0156DF3B">
              <w:t>5 days</w:t>
            </w:r>
          </w:p>
          <w:p w:rsidRPr="00072ABD" w:rsidR="00CF5F86" w:rsidP="1D02CF83" w:rsidRDefault="00CF5F86" w14:paraId="27568FF9" w14:textId="228FE5DA">
            <w:pPr>
              <w:ind w:left="0"/>
            </w:pPr>
          </w:p>
        </w:tc>
      </w:tr>
      <w:tr w:rsidR="00CF5F86" w:rsidTr="00BD2A79" w14:paraId="784B1185" w14:textId="77777777">
        <w:tc>
          <w:tcPr>
            <w:tcW w:w="1728" w:type="dxa"/>
          </w:tcPr>
          <w:p w:rsidRPr="00072ABD" w:rsidR="00CF5F86" w:rsidP="1D02CF83" w:rsidRDefault="00CF5F86" w14:paraId="6559C33E" w14:textId="0520E270">
            <w:pPr>
              <w:ind w:left="0"/>
            </w:pPr>
            <w:r>
              <w:t xml:space="preserve">Process </w:t>
            </w:r>
            <w:r w:rsidR="5384A127">
              <w:t>alignment</w:t>
            </w:r>
          </w:p>
        </w:tc>
        <w:tc>
          <w:tcPr>
            <w:tcW w:w="1728" w:type="dxa"/>
          </w:tcPr>
          <w:p w:rsidRPr="00072ABD" w:rsidR="00CF5F86" w:rsidP="1D02CF83" w:rsidRDefault="008E72E5" w14:paraId="3FA402DB" w14:textId="651807DD">
            <w:pPr>
              <w:ind w:left="0"/>
            </w:pPr>
            <w:r w:rsidRPr="008E72E5">
              <w:t>Productivity logic approved</w:t>
            </w:r>
          </w:p>
        </w:tc>
        <w:tc>
          <w:tcPr>
            <w:tcW w:w="3472" w:type="dxa"/>
          </w:tcPr>
          <w:p w:rsidRPr="00072ABD" w:rsidR="00CF5F86" w:rsidP="1D02CF83" w:rsidRDefault="00790815" w14:paraId="120E6387" w14:textId="71463AE2">
            <w:pPr>
              <w:ind w:left="0"/>
            </w:pPr>
            <w:r w:rsidRPr="00790815">
              <w:t>Ramp, attainment, seasonality documented and signed off</w:t>
            </w:r>
          </w:p>
        </w:tc>
        <w:tc>
          <w:tcPr>
            <w:tcW w:w="1728" w:type="dxa"/>
          </w:tcPr>
          <w:p w:rsidRPr="00072ABD" w:rsidR="00CF5F86" w:rsidP="1D02CF83" w:rsidRDefault="00BD2A79" w14:paraId="4D0CEEF6" w14:textId="1E7B0EA2">
            <w:pPr>
              <w:ind w:left="0"/>
            </w:pPr>
            <w:proofErr w:type="spellStart"/>
            <w:r>
              <w:t>RevOps</w:t>
            </w:r>
            <w:proofErr w:type="spellEnd"/>
            <w:r>
              <w:t xml:space="preserve"> lead</w:t>
            </w:r>
          </w:p>
        </w:tc>
        <w:tc>
          <w:tcPr>
            <w:tcW w:w="1728" w:type="dxa"/>
          </w:tcPr>
          <w:p w:rsidRPr="00072ABD" w:rsidR="00CF5F86" w:rsidP="1D02CF83" w:rsidRDefault="08B1DCB0" w14:paraId="4486D852" w14:textId="6B1E3520">
            <w:pPr>
              <w:ind w:left="0"/>
            </w:pPr>
            <w:r>
              <w:t xml:space="preserve">T-minus </w:t>
            </w:r>
            <w:r w:rsidR="48F7BDC4">
              <w:t>5 days</w:t>
            </w:r>
          </w:p>
          <w:p w:rsidRPr="00072ABD" w:rsidR="00CF5F86" w:rsidP="1D02CF83" w:rsidRDefault="00CF5F86" w14:paraId="043820B2" w14:textId="5301E23C">
            <w:pPr>
              <w:ind w:left="0"/>
            </w:pPr>
          </w:p>
        </w:tc>
      </w:tr>
      <w:tr w:rsidR="00BD2A79" w:rsidTr="00BD2A79" w14:paraId="44038330" w14:textId="77777777">
        <w:tc>
          <w:tcPr>
            <w:tcW w:w="1728" w:type="dxa"/>
          </w:tcPr>
          <w:p w:rsidR="00BD2A79" w:rsidP="1D02CF83" w:rsidRDefault="00BD2A79" w14:paraId="77378447" w14:textId="7216CCA0">
            <w:pPr>
              <w:ind w:left="0"/>
            </w:pPr>
            <w:r>
              <w:t>Process alignment</w:t>
            </w:r>
          </w:p>
        </w:tc>
        <w:tc>
          <w:tcPr>
            <w:tcW w:w="1728" w:type="dxa"/>
          </w:tcPr>
          <w:p w:rsidRPr="00BD2A79" w:rsidR="00BD2A79" w:rsidP="1D02CF83" w:rsidRDefault="008E72E5" w14:paraId="27DA8A36" w14:textId="2BCF2C02">
            <w:pPr>
              <w:ind w:left="0"/>
            </w:pPr>
            <w:r w:rsidRPr="008E72E5">
              <w:t>Capacity method selected</w:t>
            </w:r>
          </w:p>
        </w:tc>
        <w:tc>
          <w:tcPr>
            <w:tcW w:w="3472" w:type="dxa"/>
          </w:tcPr>
          <w:p w:rsidRPr="00BD2A79" w:rsidR="00BD2A79" w:rsidP="1D02CF83" w:rsidRDefault="00790815" w14:paraId="05F4FB2F" w14:textId="0E77C2B0">
            <w:pPr>
              <w:ind w:left="0"/>
            </w:pPr>
            <w:r w:rsidRPr="00790815">
              <w:t>Coverage, workload, target-driven (or hybrid) agreed</w:t>
            </w:r>
          </w:p>
        </w:tc>
        <w:tc>
          <w:tcPr>
            <w:tcW w:w="1728" w:type="dxa"/>
          </w:tcPr>
          <w:p w:rsidR="00BD2A79" w:rsidP="1D02CF83" w:rsidRDefault="00790815" w14:paraId="2254EB14" w14:textId="6E70390F">
            <w:pPr>
              <w:ind w:left="0"/>
            </w:pPr>
            <w:proofErr w:type="spellStart"/>
            <w:r>
              <w:t>RevOps</w:t>
            </w:r>
            <w:proofErr w:type="spellEnd"/>
            <w:r>
              <w:t>/Finance</w:t>
            </w:r>
          </w:p>
        </w:tc>
        <w:tc>
          <w:tcPr>
            <w:tcW w:w="1728" w:type="dxa"/>
          </w:tcPr>
          <w:p w:rsidRPr="00072ABD" w:rsidR="00BD2A79" w:rsidP="00BD2A79" w:rsidRDefault="00BD2A79" w14:paraId="47276D9C" w14:textId="77777777">
            <w:pPr>
              <w:ind w:left="0"/>
            </w:pPr>
            <w:r>
              <w:t>T-minus 5 days</w:t>
            </w:r>
          </w:p>
          <w:p w:rsidR="00BD2A79" w:rsidP="1D02CF83" w:rsidRDefault="00BD2A79" w14:paraId="2ECB302A" w14:textId="77777777">
            <w:pPr>
              <w:ind w:left="0"/>
            </w:pPr>
          </w:p>
        </w:tc>
      </w:tr>
      <w:tr w:rsidR="00CF5F86" w:rsidTr="00BD2A79" w14:paraId="39536E89" w14:textId="77777777">
        <w:tc>
          <w:tcPr>
            <w:tcW w:w="1728" w:type="dxa"/>
          </w:tcPr>
          <w:p w:rsidRPr="00072ABD" w:rsidR="00CF5F86" w:rsidP="1D02CF83" w:rsidRDefault="00CF5F86" w14:paraId="72EC18BE" w14:textId="0D564B0A">
            <w:pPr>
              <w:ind w:left="0"/>
            </w:pPr>
            <w:r>
              <w:t xml:space="preserve">Data </w:t>
            </w:r>
            <w:r w:rsidR="5384A127">
              <w:t>readiness</w:t>
            </w:r>
          </w:p>
        </w:tc>
        <w:tc>
          <w:tcPr>
            <w:tcW w:w="1728" w:type="dxa"/>
          </w:tcPr>
          <w:p w:rsidRPr="00072ABD" w:rsidR="00CF5F86" w:rsidP="1D02CF83" w:rsidRDefault="008E72E5" w14:paraId="667E33EC" w14:textId="4FFF4049">
            <w:pPr>
              <w:ind w:left="0"/>
            </w:pPr>
            <w:r w:rsidRPr="008E72E5">
              <w:t>HR roster delivered</w:t>
            </w:r>
          </w:p>
        </w:tc>
        <w:tc>
          <w:tcPr>
            <w:tcW w:w="3472" w:type="dxa"/>
          </w:tcPr>
          <w:p w:rsidRPr="00072ABD" w:rsidR="00CF5F86" w:rsidP="1D02CF83" w:rsidRDefault="00790815" w14:paraId="129ACB2A" w14:textId="3919BDF2">
            <w:pPr>
              <w:ind w:left="0"/>
            </w:pPr>
            <w:r w:rsidRPr="00790815">
              <w:t>Unique employee IDs, start/end dates, roles populated</w:t>
            </w:r>
          </w:p>
        </w:tc>
        <w:tc>
          <w:tcPr>
            <w:tcW w:w="1728" w:type="dxa"/>
          </w:tcPr>
          <w:p w:rsidRPr="00072ABD" w:rsidR="00CF5F86" w:rsidP="1D02CF83" w:rsidRDefault="00790815" w14:paraId="5770C959" w14:textId="5358104C">
            <w:pPr>
              <w:ind w:left="0"/>
            </w:pPr>
            <w:r>
              <w:t>HR/IT</w:t>
            </w:r>
          </w:p>
        </w:tc>
        <w:tc>
          <w:tcPr>
            <w:tcW w:w="1728" w:type="dxa"/>
          </w:tcPr>
          <w:p w:rsidRPr="00072ABD" w:rsidR="00CF5F86" w:rsidP="1D02CF83" w:rsidRDefault="08B1DCB0" w14:paraId="1CE932ED" w14:textId="3E7DE88D">
            <w:pPr>
              <w:ind w:left="0"/>
            </w:pPr>
            <w:r>
              <w:t xml:space="preserve">T-minus </w:t>
            </w:r>
            <w:r w:rsidR="2E8EE96F">
              <w:t>5</w:t>
            </w:r>
            <w:r w:rsidR="00CF5F86">
              <w:t> days</w:t>
            </w:r>
          </w:p>
        </w:tc>
      </w:tr>
      <w:tr w:rsidR="00CF5F86" w:rsidTr="00BD2A79" w14:paraId="06A3DA53" w14:textId="77777777">
        <w:tc>
          <w:tcPr>
            <w:tcW w:w="1728" w:type="dxa"/>
          </w:tcPr>
          <w:p w:rsidRPr="00072ABD" w:rsidR="00CF5F86" w:rsidP="1D02CF83" w:rsidRDefault="00CF5F86" w14:paraId="50C45FB3" w14:textId="1E5E4358">
            <w:pPr>
              <w:ind w:left="0"/>
            </w:pPr>
            <w:r>
              <w:t xml:space="preserve">Data </w:t>
            </w:r>
            <w:r w:rsidR="5384A127">
              <w:t>readiness</w:t>
            </w:r>
          </w:p>
        </w:tc>
        <w:tc>
          <w:tcPr>
            <w:tcW w:w="1728" w:type="dxa"/>
          </w:tcPr>
          <w:p w:rsidRPr="00072ABD" w:rsidR="00CF5F86" w:rsidP="1D02CF83" w:rsidRDefault="008E72E5" w14:paraId="18983F61" w14:textId="4AA77B6D">
            <w:pPr>
              <w:ind w:left="0"/>
            </w:pPr>
            <w:r w:rsidRPr="008E72E5">
              <w:t>Historical performance delivered</w:t>
            </w:r>
          </w:p>
        </w:tc>
        <w:tc>
          <w:tcPr>
            <w:tcW w:w="3472" w:type="dxa"/>
          </w:tcPr>
          <w:p w:rsidRPr="00072ABD" w:rsidR="00CF5F86" w:rsidP="1D02CF83" w:rsidRDefault="00790815" w14:paraId="23C42E8D" w14:textId="5CC31916">
            <w:pPr>
              <w:ind w:left="0"/>
            </w:pPr>
            <w:r w:rsidRPr="00790815">
              <w:t>Sufficient data to validate productivity assumptions</w:t>
            </w:r>
          </w:p>
        </w:tc>
        <w:tc>
          <w:tcPr>
            <w:tcW w:w="1728" w:type="dxa"/>
          </w:tcPr>
          <w:p w:rsidRPr="00072ABD" w:rsidR="00CF5F86" w:rsidP="1D02CF83" w:rsidRDefault="00CF5F86" w14:paraId="383AA78C" w14:textId="6F97E4F1">
            <w:pPr>
              <w:ind w:left="0"/>
            </w:pPr>
            <w:proofErr w:type="spellStart"/>
            <w:r>
              <w:t>RevOps</w:t>
            </w:r>
            <w:proofErr w:type="spellEnd"/>
            <w:r w:rsidR="00790815">
              <w:t>/IT</w:t>
            </w:r>
          </w:p>
        </w:tc>
        <w:tc>
          <w:tcPr>
            <w:tcW w:w="1728" w:type="dxa"/>
          </w:tcPr>
          <w:p w:rsidRPr="00072ABD" w:rsidR="00CF5F86" w:rsidP="1D02CF83" w:rsidRDefault="08B1DCB0" w14:paraId="3D3A74E9" w14:textId="39B672C7">
            <w:pPr>
              <w:ind w:left="0"/>
            </w:pPr>
            <w:r>
              <w:t xml:space="preserve">T-minus </w:t>
            </w:r>
            <w:r w:rsidR="1033D420">
              <w:t>5</w:t>
            </w:r>
            <w:r w:rsidR="00CF5F86">
              <w:t> days</w:t>
            </w:r>
          </w:p>
        </w:tc>
      </w:tr>
      <w:tr w:rsidR="00CF5F86" w:rsidTr="00BD2A79" w14:paraId="38D39F2A" w14:textId="77777777">
        <w:tc>
          <w:tcPr>
            <w:tcW w:w="1728" w:type="dxa"/>
          </w:tcPr>
          <w:p w:rsidRPr="00072ABD" w:rsidR="00CF5F86" w:rsidP="1D02CF83" w:rsidRDefault="00CF5F86" w14:paraId="56FB6729" w14:textId="12657E6C">
            <w:pPr>
              <w:ind w:left="0"/>
            </w:pPr>
            <w:r>
              <w:t xml:space="preserve">Data </w:t>
            </w:r>
            <w:r w:rsidR="5384A127">
              <w:t>readiness</w:t>
            </w:r>
          </w:p>
        </w:tc>
        <w:tc>
          <w:tcPr>
            <w:tcW w:w="1728" w:type="dxa"/>
          </w:tcPr>
          <w:p w:rsidRPr="00072ABD" w:rsidR="00CF5F86" w:rsidP="1D02CF83" w:rsidRDefault="008E72E5" w14:paraId="05B174E7" w14:textId="44CD3685">
            <w:pPr>
              <w:ind w:left="0"/>
            </w:pPr>
            <w:r w:rsidRPr="008E72E5">
              <w:t>Cost per head provided</w:t>
            </w:r>
          </w:p>
        </w:tc>
        <w:tc>
          <w:tcPr>
            <w:tcW w:w="3472" w:type="dxa"/>
          </w:tcPr>
          <w:p w:rsidRPr="00072ABD" w:rsidR="00CF5F86" w:rsidP="70B66FEC" w:rsidRDefault="00790815" w14:paraId="03DE6FB4" w14:textId="180DD5C3">
            <w:pPr>
              <w:ind w:left="0"/>
            </w:pPr>
            <w:r w:rsidRPr="00790815">
              <w:t>Fully loaded cost assumptions approved</w:t>
            </w:r>
          </w:p>
        </w:tc>
        <w:tc>
          <w:tcPr>
            <w:tcW w:w="1728" w:type="dxa"/>
          </w:tcPr>
          <w:p w:rsidRPr="00072ABD" w:rsidR="00CF5F86" w:rsidP="1D02CF83" w:rsidRDefault="00790815" w14:paraId="076FFF32" w14:textId="65424AA5">
            <w:pPr>
              <w:ind w:left="0"/>
            </w:pPr>
            <w:r>
              <w:t>Finance</w:t>
            </w:r>
          </w:p>
        </w:tc>
        <w:tc>
          <w:tcPr>
            <w:tcW w:w="1728" w:type="dxa"/>
          </w:tcPr>
          <w:p w:rsidRPr="00072ABD" w:rsidR="00CF5F86" w:rsidP="1D02CF83" w:rsidRDefault="08B1DCB0" w14:paraId="6E9DDA7B" w14:textId="5C103637">
            <w:pPr>
              <w:ind w:left="0"/>
            </w:pPr>
            <w:r>
              <w:t xml:space="preserve">T-minus </w:t>
            </w:r>
            <w:r w:rsidR="6985F1F0">
              <w:t>5</w:t>
            </w:r>
            <w:r w:rsidR="00CF5F86">
              <w:t> days</w:t>
            </w:r>
          </w:p>
        </w:tc>
      </w:tr>
      <w:tr w:rsidR="00CF5F86" w:rsidTr="00BD2A79" w14:paraId="63476C45" w14:textId="77777777">
        <w:tc>
          <w:tcPr>
            <w:tcW w:w="1728" w:type="dxa"/>
          </w:tcPr>
          <w:p w:rsidRPr="00072ABD" w:rsidR="00CF5F86" w:rsidP="1D02CF83" w:rsidRDefault="00CF5F86" w14:paraId="6009E3CB" w14:textId="634FF353">
            <w:pPr>
              <w:ind w:left="0"/>
            </w:pPr>
            <w:r>
              <w:t xml:space="preserve">Environment &amp; </w:t>
            </w:r>
            <w:r w:rsidR="5384A127">
              <w:t>access</w:t>
            </w:r>
          </w:p>
        </w:tc>
        <w:tc>
          <w:tcPr>
            <w:tcW w:w="1728" w:type="dxa"/>
          </w:tcPr>
          <w:p w:rsidRPr="00072ABD" w:rsidR="00CF5F86" w:rsidP="1D02CF83" w:rsidRDefault="00CF5F86" w14:paraId="7674D5D5" w14:textId="77777777">
            <w:pPr>
              <w:ind w:left="0"/>
            </w:pPr>
            <w:r>
              <w:t>Workspace capacity confirmed</w:t>
            </w:r>
          </w:p>
        </w:tc>
        <w:tc>
          <w:tcPr>
            <w:tcW w:w="3472" w:type="dxa"/>
          </w:tcPr>
          <w:p w:rsidRPr="00072ABD" w:rsidR="00CF5F86" w:rsidP="1D02CF83" w:rsidRDefault="00CF5F86" w14:paraId="7B3C4C94" w14:textId="77777777">
            <w:pPr>
              <w:ind w:left="0"/>
            </w:pPr>
            <w:r>
              <w:t>Workspace ≥ projected model size (+25 % buffer)</w:t>
            </w:r>
          </w:p>
        </w:tc>
        <w:tc>
          <w:tcPr>
            <w:tcW w:w="1728" w:type="dxa"/>
          </w:tcPr>
          <w:p w:rsidRPr="00072ABD" w:rsidR="00CF5F86" w:rsidP="1D02CF83" w:rsidRDefault="00CF5F86" w14:paraId="5352C1E0" w14:textId="471E2382">
            <w:pPr>
              <w:ind w:left="0"/>
            </w:pPr>
            <w:r>
              <w:t xml:space="preserve">Tenant </w:t>
            </w:r>
            <w:r w:rsidR="00F8597E">
              <w:t>admin</w:t>
            </w:r>
          </w:p>
        </w:tc>
        <w:tc>
          <w:tcPr>
            <w:tcW w:w="1728" w:type="dxa"/>
          </w:tcPr>
          <w:p w:rsidRPr="00072ABD" w:rsidR="00CF5F86" w:rsidP="1D02CF83" w:rsidRDefault="08B1DCB0" w14:paraId="28E48ECF" w14:textId="5F04ED0A">
            <w:pPr>
              <w:ind w:left="0"/>
            </w:pPr>
            <w:r>
              <w:t xml:space="preserve">T-minus </w:t>
            </w:r>
            <w:r w:rsidR="00CF5F86">
              <w:t>5 days</w:t>
            </w:r>
          </w:p>
        </w:tc>
      </w:tr>
      <w:tr w:rsidR="00CF5F86" w:rsidTr="00BD2A79" w14:paraId="729BC439" w14:textId="77777777">
        <w:tc>
          <w:tcPr>
            <w:tcW w:w="1728" w:type="dxa"/>
          </w:tcPr>
          <w:p w:rsidRPr="00072ABD" w:rsidR="00CF5F86" w:rsidP="1D02CF83" w:rsidRDefault="00CF5F86" w14:paraId="46118170" w14:textId="07AE7C41">
            <w:pPr>
              <w:ind w:left="0"/>
            </w:pPr>
            <w:r>
              <w:t xml:space="preserve">Environment &amp; </w:t>
            </w:r>
            <w:r w:rsidR="5384A127">
              <w:t>access</w:t>
            </w:r>
          </w:p>
        </w:tc>
        <w:tc>
          <w:tcPr>
            <w:tcW w:w="1728" w:type="dxa"/>
          </w:tcPr>
          <w:p w:rsidRPr="00072ABD" w:rsidR="00CF5F86" w:rsidP="1D02CF83" w:rsidRDefault="00CF5F86" w14:paraId="289F6E85" w14:textId="77777777">
            <w:pPr>
              <w:ind w:left="0"/>
            </w:pPr>
            <w:r>
              <w:t>Project users added</w:t>
            </w:r>
          </w:p>
        </w:tc>
        <w:tc>
          <w:tcPr>
            <w:tcW w:w="3472" w:type="dxa"/>
          </w:tcPr>
          <w:p w:rsidRPr="00072ABD" w:rsidR="00CF5F86" w:rsidP="1D02CF83" w:rsidRDefault="00CF5F86" w14:paraId="075FAD13" w14:textId="254E24E0">
            <w:pPr>
              <w:ind w:left="0"/>
            </w:pPr>
            <w:r>
              <w:t xml:space="preserve">Named users with model‑builder roles </w:t>
            </w:r>
            <w:r w:rsidR="00F541FE">
              <w:t>and</w:t>
            </w:r>
            <w:r>
              <w:t xml:space="preserve"> MFA</w:t>
            </w:r>
          </w:p>
        </w:tc>
        <w:tc>
          <w:tcPr>
            <w:tcW w:w="1728" w:type="dxa"/>
          </w:tcPr>
          <w:p w:rsidRPr="00072ABD" w:rsidR="00CF5F86" w:rsidP="1D02CF83" w:rsidRDefault="00CF5F86" w14:paraId="7C7F73B0" w14:textId="5BBEC589">
            <w:pPr>
              <w:ind w:left="0"/>
            </w:pPr>
            <w:r>
              <w:t xml:space="preserve">Tenant </w:t>
            </w:r>
            <w:r w:rsidR="00F8597E">
              <w:t>admin</w:t>
            </w:r>
          </w:p>
        </w:tc>
        <w:tc>
          <w:tcPr>
            <w:tcW w:w="1728" w:type="dxa"/>
          </w:tcPr>
          <w:p w:rsidRPr="00072ABD" w:rsidR="00CF5F86" w:rsidP="1D02CF83" w:rsidRDefault="08B1DCB0" w14:paraId="40861336" w14:textId="5F4F297C">
            <w:pPr>
              <w:ind w:left="0"/>
            </w:pPr>
            <w:r>
              <w:t xml:space="preserve">T-minus </w:t>
            </w:r>
            <w:r w:rsidR="00CF5F86">
              <w:t>5 days</w:t>
            </w:r>
          </w:p>
        </w:tc>
      </w:tr>
      <w:tr w:rsidR="00CF5F86" w:rsidTr="00BD2A79" w14:paraId="5DD091F7" w14:textId="77777777">
        <w:tc>
          <w:tcPr>
            <w:tcW w:w="1728" w:type="dxa"/>
          </w:tcPr>
          <w:p w:rsidRPr="00072ABD" w:rsidR="00CF5F86" w:rsidP="1D02CF83" w:rsidRDefault="00CF5F86" w14:paraId="5CC3B518" w14:textId="227B8DFC">
            <w:pPr>
              <w:ind w:left="0"/>
            </w:pPr>
            <w:r>
              <w:t xml:space="preserve">Gating </w:t>
            </w:r>
            <w:r w:rsidR="5384A127">
              <w:t>decision</w:t>
            </w:r>
          </w:p>
        </w:tc>
        <w:tc>
          <w:tcPr>
            <w:tcW w:w="1728" w:type="dxa"/>
          </w:tcPr>
          <w:p w:rsidRPr="00072ABD" w:rsidR="00CF5F86" w:rsidP="1D02CF83" w:rsidRDefault="00CF5F86" w14:paraId="5B073342" w14:textId="77777777">
            <w:pPr>
              <w:ind w:left="0"/>
            </w:pPr>
            <w:r>
              <w:t>Kickoff go/no‑go</w:t>
            </w:r>
          </w:p>
        </w:tc>
        <w:tc>
          <w:tcPr>
            <w:tcW w:w="3472" w:type="dxa"/>
          </w:tcPr>
          <w:p w:rsidRPr="00072ABD" w:rsidR="00CF5F86" w:rsidP="1D02CF83" w:rsidRDefault="00CF5F86" w14:paraId="3E464724" w14:textId="7EBFA066">
            <w:pPr>
              <w:ind w:left="0"/>
            </w:pPr>
            <w:r>
              <w:t>All 'T‑</w:t>
            </w:r>
            <w:r w:rsidR="27DF73D0">
              <w:t>minus</w:t>
            </w:r>
            <w:r>
              <w:t>' items complete or risk‑accepted</w:t>
            </w:r>
          </w:p>
        </w:tc>
        <w:tc>
          <w:tcPr>
            <w:tcW w:w="1728" w:type="dxa"/>
          </w:tcPr>
          <w:p w:rsidRPr="00072ABD" w:rsidR="00CF5F86" w:rsidP="1D02CF83" w:rsidRDefault="00CF5F86" w14:paraId="2923F397" w14:textId="77777777">
            <w:pPr>
              <w:ind w:left="0"/>
            </w:pPr>
            <w:r>
              <w:t>PM + Sponsor</w:t>
            </w:r>
          </w:p>
        </w:tc>
        <w:tc>
          <w:tcPr>
            <w:tcW w:w="1728" w:type="dxa"/>
          </w:tcPr>
          <w:p w:rsidRPr="00072ABD" w:rsidR="00CF5F86" w:rsidP="1D02CF83" w:rsidRDefault="00CF5F86" w14:paraId="6344B495" w14:textId="77777777">
            <w:pPr>
              <w:ind w:left="0"/>
            </w:pPr>
            <w:r>
              <w:t>Kick‑off</w:t>
            </w:r>
          </w:p>
        </w:tc>
      </w:tr>
    </w:tbl>
    <w:p w:rsidR="00CF5F86" w:rsidP="00CF5F86" w:rsidRDefault="00CF5F86" w14:paraId="257CA8C4" w14:textId="77777777"/>
    <w:p w:rsidR="00CF5F86" w:rsidP="00CF5F86" w:rsidRDefault="00CF5F86" w14:paraId="3A634098" w14:textId="77777777">
      <w:r>
        <w:br w:type="page"/>
      </w:r>
    </w:p>
    <w:p w:rsidRPr="00072ABD" w:rsidR="00CF5F86" w:rsidP="00FF65EE" w:rsidRDefault="00CF5F86" w14:paraId="0CB1D573" w14:textId="4A75DB6F">
      <w:pPr>
        <w:pStyle w:val="2-Header2"/>
        <w:rPr/>
      </w:pPr>
      <w:bookmarkStart w:name="_Toc199751341" w:id="179"/>
      <w:bookmarkStart w:name="_Toc203482591" w:id="180"/>
      <w:r w:rsidR="00CF5F86">
        <w:rPr/>
        <w:t>Pre</w:t>
      </w:r>
      <w:r w:rsidRPr="6CEF3EB6" w:rsidR="00CF5F86">
        <w:rPr>
          <w:rFonts w:ascii="Cambria Math" w:hAnsi="Cambria Math" w:cs="Cambria Math"/>
        </w:rPr>
        <w:t>‑</w:t>
      </w:r>
      <w:r w:rsidR="00CF5F86">
        <w:rPr/>
        <w:t>Go</w:t>
      </w:r>
      <w:r w:rsidRPr="6CEF3EB6" w:rsidR="00CF5F86">
        <w:rPr>
          <w:rFonts w:ascii="Cambria Math" w:hAnsi="Cambria Math" w:cs="Cambria Math"/>
        </w:rPr>
        <w:t>‑</w:t>
      </w:r>
      <w:r w:rsidR="00CF5F86">
        <w:rPr/>
        <w:t xml:space="preserve">Live (Build &amp; UAT </w:t>
      </w:r>
      <w:r w:rsidR="00F8597E">
        <w:rPr/>
        <w:t>complete</w:t>
      </w:r>
      <w:r w:rsidR="00CF5F86">
        <w:rPr/>
        <w:t>)</w:t>
      </w:r>
      <w:bookmarkEnd w:id="179"/>
      <w:bookmarkEnd w:id="180"/>
    </w:p>
    <w:tbl>
      <w:tblPr>
        <w:tblStyle w:val="Runbook-Table"/>
        <w:tblW w:w="10800" w:type="dxa"/>
        <w:tblInd w:w="-5" w:type="dxa"/>
        <w:tblLook w:val="04A0" w:firstRow="1" w:lastRow="0" w:firstColumn="1" w:lastColumn="0" w:noHBand="0" w:noVBand="1"/>
      </w:tblPr>
      <w:tblGrid>
        <w:gridCol w:w="1751"/>
        <w:gridCol w:w="1890"/>
        <w:gridCol w:w="2350"/>
        <w:gridCol w:w="1728"/>
        <w:gridCol w:w="3081"/>
      </w:tblGrid>
      <w:tr w:rsidR="00F8597E" w:rsidTr="30B466D0" w14:paraId="4B48DAC5" w14:textId="77777777">
        <w:trPr>
          <w:cnfStyle w:val="100000000000" w:firstRow="1" w:lastRow="0" w:firstColumn="0" w:lastColumn="0" w:oddVBand="0" w:evenVBand="0" w:oddHBand="0" w:evenHBand="0" w:firstRowFirstColumn="0" w:firstRowLastColumn="0" w:lastRowFirstColumn="0" w:lastRowLastColumn="0"/>
        </w:trPr>
        <w:tc>
          <w:tcPr>
            <w:tcW w:w="1751" w:type="dxa"/>
          </w:tcPr>
          <w:p w:rsidRPr="00072ABD" w:rsidR="00CF5F86" w:rsidP="00073A7C" w:rsidRDefault="00CF5F86" w14:paraId="1D56422B" w14:textId="77777777">
            <w:pPr>
              <w:ind w:left="170"/>
              <w:jc w:val="center"/>
              <w:rPr>
                <w:color w:val="FFFFFF" w:themeColor="background1"/>
              </w:rPr>
            </w:pPr>
            <w:r w:rsidRPr="00072ABD">
              <w:rPr>
                <w:color w:val="FFFFFF" w:themeColor="background1"/>
              </w:rPr>
              <w:t>Phase / Area</w:t>
            </w:r>
          </w:p>
        </w:tc>
        <w:tc>
          <w:tcPr>
            <w:tcW w:w="1890" w:type="dxa"/>
          </w:tcPr>
          <w:p w:rsidRPr="00072ABD" w:rsidR="00CF5F86" w:rsidP="00073A7C" w:rsidRDefault="00CF5F86" w14:paraId="1135379A" w14:textId="77777777">
            <w:pPr>
              <w:ind w:left="170"/>
              <w:jc w:val="center"/>
              <w:rPr>
                <w:color w:val="FFFFFF" w:themeColor="background1"/>
              </w:rPr>
            </w:pPr>
            <w:r w:rsidRPr="00072ABD">
              <w:rPr>
                <w:color w:val="FFFFFF" w:themeColor="background1"/>
              </w:rPr>
              <w:t>Checklist Item</w:t>
            </w:r>
          </w:p>
        </w:tc>
        <w:tc>
          <w:tcPr>
            <w:tcW w:w="2350" w:type="dxa"/>
          </w:tcPr>
          <w:p w:rsidRPr="00072ABD" w:rsidR="00CF5F86" w:rsidP="00073A7C" w:rsidRDefault="00CF5F86" w14:paraId="41A2C977" w14:textId="77777777">
            <w:pPr>
              <w:ind w:left="170"/>
              <w:jc w:val="center"/>
              <w:rPr>
                <w:color w:val="FFFFFF" w:themeColor="background1"/>
              </w:rPr>
            </w:pPr>
            <w:r w:rsidRPr="00072ABD">
              <w:rPr>
                <w:color w:val="FFFFFF" w:themeColor="background1"/>
              </w:rPr>
              <w:t>Description / Acceptance Criteria</w:t>
            </w:r>
          </w:p>
        </w:tc>
        <w:tc>
          <w:tcPr>
            <w:tcW w:w="1728" w:type="dxa"/>
          </w:tcPr>
          <w:p w:rsidRPr="00072ABD" w:rsidR="00CF5F86" w:rsidP="00073A7C" w:rsidRDefault="00CF5F86" w14:paraId="1D17AEC1" w14:textId="77777777">
            <w:pPr>
              <w:ind w:left="170"/>
              <w:jc w:val="center"/>
              <w:rPr>
                <w:color w:val="FFFFFF" w:themeColor="background1"/>
              </w:rPr>
            </w:pPr>
            <w:r w:rsidRPr="00072ABD">
              <w:rPr>
                <w:color w:val="FFFFFF" w:themeColor="background1"/>
              </w:rPr>
              <w:t>Owner</w:t>
            </w:r>
          </w:p>
        </w:tc>
        <w:tc>
          <w:tcPr>
            <w:tcW w:w="3081" w:type="dxa"/>
          </w:tcPr>
          <w:p w:rsidRPr="00072ABD" w:rsidR="00CF5F86" w:rsidP="00073A7C" w:rsidRDefault="00CF5F86" w14:paraId="3097D165" w14:textId="77777777">
            <w:pPr>
              <w:ind w:left="170"/>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00CF5F86" w:rsidTr="30B466D0" w14:paraId="40607819" w14:textId="77777777">
        <w:tc>
          <w:tcPr>
            <w:tcW w:w="1751" w:type="dxa"/>
          </w:tcPr>
          <w:p w:rsidR="00CF5F86" w:rsidP="1D02CF83" w:rsidRDefault="00CF5F86" w14:paraId="44FD918E" w14:textId="0EF67BFB">
            <w:pPr>
              <w:ind w:left="0"/>
            </w:pPr>
            <w:r>
              <w:t xml:space="preserve">Model </w:t>
            </w:r>
            <w:r w:rsidR="27DF73D0">
              <w:t>readiness</w:t>
            </w:r>
          </w:p>
        </w:tc>
        <w:tc>
          <w:tcPr>
            <w:tcW w:w="1890" w:type="dxa"/>
          </w:tcPr>
          <w:p w:rsidR="00CF5F86" w:rsidP="1D02CF83" w:rsidRDefault="00CF5F86" w14:paraId="4EC5D432" w14:textId="4FB168F2">
            <w:pPr>
              <w:ind w:left="0"/>
            </w:pPr>
            <w:r>
              <w:t>Time settings validated</w:t>
            </w:r>
          </w:p>
        </w:tc>
        <w:tc>
          <w:tcPr>
            <w:tcW w:w="2350" w:type="dxa"/>
          </w:tcPr>
          <w:p w:rsidR="00CF5F86" w:rsidP="1D02CF83" w:rsidRDefault="00CF5F86" w14:paraId="166A5350" w14:textId="77777777">
            <w:pPr>
              <w:ind w:left="0"/>
            </w:pPr>
            <w:r>
              <w:t>Current period, FY start, time ranges match calendar</w:t>
            </w:r>
          </w:p>
        </w:tc>
        <w:tc>
          <w:tcPr>
            <w:tcW w:w="1728" w:type="dxa"/>
          </w:tcPr>
          <w:p w:rsidR="00CF5F86" w:rsidP="1D02CF83" w:rsidRDefault="00CF5F86" w14:paraId="080AF30A" w14:textId="623C31C7">
            <w:pPr>
              <w:ind w:left="0"/>
            </w:pPr>
            <w:r>
              <w:t xml:space="preserve">Model </w:t>
            </w:r>
            <w:r w:rsidR="00F8597E">
              <w:t>owner</w:t>
            </w:r>
          </w:p>
        </w:tc>
        <w:tc>
          <w:tcPr>
            <w:tcW w:w="3081" w:type="dxa"/>
          </w:tcPr>
          <w:p w:rsidR="00CF5F86" w:rsidP="1D02CF83" w:rsidRDefault="739A1194" w14:paraId="271A8B58" w14:textId="3AEC846E">
            <w:pPr>
              <w:ind w:left="0"/>
            </w:pPr>
            <w:r>
              <w:t>Deployment – 5 days</w:t>
            </w:r>
          </w:p>
        </w:tc>
      </w:tr>
      <w:tr w:rsidR="00CF5F86" w:rsidTr="30B466D0" w14:paraId="34E03204" w14:textId="77777777">
        <w:tc>
          <w:tcPr>
            <w:tcW w:w="1751" w:type="dxa"/>
          </w:tcPr>
          <w:p w:rsidR="00CF5F86" w:rsidP="1D02CF83" w:rsidRDefault="00CF5F86" w14:paraId="4FEC3BB6" w14:textId="03BAC38B">
            <w:pPr>
              <w:ind w:left="0"/>
            </w:pPr>
            <w:r>
              <w:t xml:space="preserve">Model </w:t>
            </w:r>
            <w:r w:rsidR="27DF73D0">
              <w:t>readiness</w:t>
            </w:r>
          </w:p>
        </w:tc>
        <w:tc>
          <w:tcPr>
            <w:tcW w:w="1890" w:type="dxa"/>
          </w:tcPr>
          <w:p w:rsidR="00CF5F86" w:rsidP="1D02CF83" w:rsidRDefault="00CF5F86" w14:paraId="34BB8CC9" w14:textId="7DBA557E">
            <w:pPr>
              <w:ind w:left="0"/>
            </w:pPr>
            <w:r>
              <w:t xml:space="preserve">Lists </w:t>
            </w:r>
            <w:r w:rsidR="00F541FE">
              <w:t>and</w:t>
            </w:r>
            <w:r>
              <w:t xml:space="preserve"> hierarchies locked</w:t>
            </w:r>
          </w:p>
        </w:tc>
        <w:tc>
          <w:tcPr>
            <w:tcW w:w="2350" w:type="dxa"/>
          </w:tcPr>
          <w:p w:rsidR="00CF5F86" w:rsidP="1D02CF83" w:rsidRDefault="00CF5F86" w14:paraId="1A14C26E" w14:textId="77777777">
            <w:pPr>
              <w:ind w:left="0"/>
            </w:pPr>
            <w:r>
              <w:t>No orphan members, code/parent integrity verified</w:t>
            </w:r>
          </w:p>
        </w:tc>
        <w:tc>
          <w:tcPr>
            <w:tcW w:w="1728" w:type="dxa"/>
          </w:tcPr>
          <w:p w:rsidR="00CF5F86" w:rsidP="1D02CF83" w:rsidRDefault="00CF5F86" w14:paraId="2973AD69" w14:textId="21ADA257">
            <w:pPr>
              <w:ind w:left="0"/>
            </w:pPr>
            <w:r>
              <w:t xml:space="preserve">Model </w:t>
            </w:r>
            <w:r w:rsidR="00F8597E">
              <w:t>builder</w:t>
            </w:r>
          </w:p>
        </w:tc>
        <w:tc>
          <w:tcPr>
            <w:tcW w:w="3081" w:type="dxa"/>
          </w:tcPr>
          <w:p w:rsidR="00CF5F86" w:rsidP="1D02CF83" w:rsidRDefault="3932BCFA" w14:paraId="5F08E67F" w14:textId="3AEC846E">
            <w:pPr>
              <w:ind w:left="0"/>
            </w:pPr>
            <w:r>
              <w:t>Deployment – 5 days</w:t>
            </w:r>
          </w:p>
          <w:p w:rsidR="00CF5F86" w:rsidP="1D02CF83" w:rsidRDefault="00CF5F86" w14:paraId="55D05881" w14:textId="746AC37E">
            <w:pPr>
              <w:ind w:left="0"/>
            </w:pPr>
          </w:p>
        </w:tc>
      </w:tr>
      <w:tr w:rsidR="00CF5F86" w:rsidTr="30B466D0" w14:paraId="19EA6739" w14:textId="77777777">
        <w:tc>
          <w:tcPr>
            <w:tcW w:w="1751" w:type="dxa"/>
          </w:tcPr>
          <w:p w:rsidR="00CF5F86" w:rsidP="1D02CF83" w:rsidRDefault="00CF5F86" w14:paraId="17EBA589" w14:textId="74BB5949">
            <w:pPr>
              <w:ind w:left="0"/>
            </w:pPr>
            <w:r>
              <w:t xml:space="preserve">Model </w:t>
            </w:r>
            <w:r w:rsidR="27DF73D0">
              <w:t>readiness</w:t>
            </w:r>
          </w:p>
        </w:tc>
        <w:tc>
          <w:tcPr>
            <w:tcW w:w="1890" w:type="dxa"/>
          </w:tcPr>
          <w:p w:rsidR="00CF5F86" w:rsidP="1D02CF83" w:rsidRDefault="00790815" w14:paraId="463A49B1" w14:textId="250604BA">
            <w:pPr>
              <w:ind w:left="0"/>
            </w:pPr>
            <w:r w:rsidRPr="00790815">
              <w:t>Productivity assumptions locked</w:t>
            </w:r>
          </w:p>
        </w:tc>
        <w:tc>
          <w:tcPr>
            <w:tcW w:w="2350" w:type="dxa"/>
          </w:tcPr>
          <w:p w:rsidR="00CF5F86" w:rsidP="1D02CF83" w:rsidRDefault="00790815" w14:paraId="4529EBBC" w14:textId="36CE903E">
            <w:pPr>
              <w:ind w:left="0"/>
            </w:pPr>
            <w:r w:rsidRPr="00790815">
              <w:t>No open changes pending</w:t>
            </w:r>
          </w:p>
        </w:tc>
        <w:tc>
          <w:tcPr>
            <w:tcW w:w="1728" w:type="dxa"/>
          </w:tcPr>
          <w:p w:rsidR="00CF5F86" w:rsidP="1D02CF83" w:rsidRDefault="00790815" w14:paraId="74455C5E" w14:textId="0E8F37A2">
            <w:pPr>
              <w:ind w:left="0"/>
            </w:pPr>
            <w:proofErr w:type="spellStart"/>
            <w:r>
              <w:t>RevOps</w:t>
            </w:r>
            <w:proofErr w:type="spellEnd"/>
            <w:r>
              <w:t xml:space="preserve"> / Finance</w:t>
            </w:r>
          </w:p>
        </w:tc>
        <w:tc>
          <w:tcPr>
            <w:tcW w:w="3081" w:type="dxa"/>
          </w:tcPr>
          <w:p w:rsidR="00CF5F86" w:rsidP="1D02CF83" w:rsidRDefault="0E493E03" w14:paraId="5177DE30" w14:textId="3AEC846E">
            <w:pPr>
              <w:ind w:left="0"/>
            </w:pPr>
            <w:r>
              <w:t>Deployment – 5 days</w:t>
            </w:r>
          </w:p>
          <w:p w:rsidR="00CF5F86" w:rsidP="1D02CF83" w:rsidRDefault="00CF5F86" w14:paraId="23F57085" w14:textId="277D1769">
            <w:pPr>
              <w:ind w:left="0"/>
            </w:pPr>
          </w:p>
        </w:tc>
      </w:tr>
      <w:tr w:rsidR="00CF5F86" w:rsidTr="30B466D0" w14:paraId="53505913" w14:textId="77777777">
        <w:tc>
          <w:tcPr>
            <w:tcW w:w="1751" w:type="dxa"/>
          </w:tcPr>
          <w:p w:rsidR="00CF5F86" w:rsidP="1D02CF83" w:rsidRDefault="00CF5F86" w14:paraId="6BA70194" w14:textId="77777777">
            <w:pPr>
              <w:ind w:left="0"/>
            </w:pPr>
            <w:r>
              <w:t>Integration</w:t>
            </w:r>
          </w:p>
        </w:tc>
        <w:tc>
          <w:tcPr>
            <w:tcW w:w="1890" w:type="dxa"/>
          </w:tcPr>
          <w:p w:rsidR="00CF5F86" w:rsidP="1D02CF83" w:rsidRDefault="3F331BD8" w14:paraId="00F47219" w14:textId="03D02B2E">
            <w:pPr>
              <w:ind w:left="0"/>
            </w:pPr>
            <w:r>
              <w:t xml:space="preserve">Data </w:t>
            </w:r>
            <w:r w:rsidR="27DF73D0">
              <w:t>i</w:t>
            </w:r>
            <w:r>
              <w:t>ntegration</w:t>
            </w:r>
            <w:r w:rsidR="00CF5F86">
              <w:t xml:space="preserve"> schedules tested</w:t>
            </w:r>
          </w:p>
        </w:tc>
        <w:tc>
          <w:tcPr>
            <w:tcW w:w="2350" w:type="dxa"/>
          </w:tcPr>
          <w:p w:rsidR="00CF5F86" w:rsidP="1D02CF83" w:rsidRDefault="00CF5F86" w14:paraId="3CC9C8C7" w14:textId="77777777">
            <w:pPr>
              <w:ind w:left="0"/>
            </w:pPr>
            <w:r>
              <w:t>Inbound/outbound jobs run without error</w:t>
            </w:r>
          </w:p>
        </w:tc>
        <w:tc>
          <w:tcPr>
            <w:tcW w:w="1728" w:type="dxa"/>
          </w:tcPr>
          <w:p w:rsidR="00CF5F86" w:rsidP="1D02CF83" w:rsidRDefault="00CF5F86" w14:paraId="24284DC4" w14:textId="529D4B7F">
            <w:pPr>
              <w:ind w:left="0"/>
            </w:pPr>
            <w:r>
              <w:t xml:space="preserve">IT / Model </w:t>
            </w:r>
            <w:r w:rsidR="00F8597E">
              <w:t>owner</w:t>
            </w:r>
          </w:p>
        </w:tc>
        <w:tc>
          <w:tcPr>
            <w:tcW w:w="3081" w:type="dxa"/>
          </w:tcPr>
          <w:p w:rsidR="00CF5F86" w:rsidP="1D02CF83" w:rsidRDefault="44D90182" w14:paraId="15327EF7" w14:textId="23371F2B">
            <w:pPr>
              <w:ind w:left="0"/>
            </w:pPr>
            <w:r>
              <w:t xml:space="preserve">Deployment – </w:t>
            </w:r>
            <w:r w:rsidR="2426D2F7">
              <w:t>3</w:t>
            </w:r>
            <w:r>
              <w:t xml:space="preserve"> days</w:t>
            </w:r>
          </w:p>
          <w:p w:rsidR="00CF5F86" w:rsidP="1D02CF83" w:rsidRDefault="00CF5F86" w14:paraId="393C247B" w14:textId="7429E4C0">
            <w:pPr>
              <w:ind w:left="0"/>
            </w:pPr>
          </w:p>
        </w:tc>
      </w:tr>
      <w:tr w:rsidR="00CF5F86" w:rsidTr="30B466D0" w14:paraId="55BC6A3A" w14:textId="77777777">
        <w:tc>
          <w:tcPr>
            <w:tcW w:w="1751" w:type="dxa"/>
          </w:tcPr>
          <w:p w:rsidR="00CF5F86" w:rsidP="1D02CF83" w:rsidRDefault="00CF5F86" w14:paraId="4C76184D" w14:textId="42AE8FDE">
            <w:pPr>
              <w:ind w:left="0"/>
            </w:pPr>
            <w:r>
              <w:t xml:space="preserve">User </w:t>
            </w:r>
            <w:r w:rsidR="27DF73D0">
              <w:t>acceptance</w:t>
            </w:r>
          </w:p>
        </w:tc>
        <w:tc>
          <w:tcPr>
            <w:tcW w:w="1890" w:type="dxa"/>
          </w:tcPr>
          <w:p w:rsidR="00CF5F86" w:rsidP="1D02CF83" w:rsidRDefault="00CF5F86" w14:paraId="698F191D" w14:textId="116BDBAD">
            <w:pPr>
              <w:ind w:left="0"/>
            </w:pPr>
            <w:r>
              <w:t>End‑to‑end scenarios passed</w:t>
            </w:r>
          </w:p>
        </w:tc>
        <w:tc>
          <w:tcPr>
            <w:tcW w:w="2350" w:type="dxa"/>
          </w:tcPr>
          <w:p w:rsidR="00CF5F86" w:rsidP="1D02CF83" w:rsidRDefault="00CF5F86" w14:paraId="31C350E4" w14:textId="58321A64">
            <w:pPr>
              <w:ind w:left="0"/>
            </w:pPr>
            <w:r>
              <w:t xml:space="preserve">All critical scripts passed </w:t>
            </w:r>
            <w:r w:rsidR="00F541FE">
              <w:t>and</w:t>
            </w:r>
            <w:r>
              <w:t xml:space="preserve"> signed</w:t>
            </w:r>
          </w:p>
        </w:tc>
        <w:tc>
          <w:tcPr>
            <w:tcW w:w="1728" w:type="dxa"/>
          </w:tcPr>
          <w:p w:rsidR="00CF5F86" w:rsidP="1D02CF83" w:rsidRDefault="00CF5F86" w14:paraId="2D030F20" w14:textId="032FDA5D">
            <w:pPr>
              <w:ind w:left="0"/>
            </w:pPr>
            <w:r>
              <w:t xml:space="preserve">UAT </w:t>
            </w:r>
            <w:r w:rsidR="00F8597E">
              <w:t>lead</w:t>
            </w:r>
          </w:p>
        </w:tc>
        <w:tc>
          <w:tcPr>
            <w:tcW w:w="3081" w:type="dxa"/>
          </w:tcPr>
          <w:p w:rsidR="00CF5F86" w:rsidP="1D02CF83" w:rsidRDefault="00CF5F86" w14:paraId="6967FF5C" w14:textId="77777777">
            <w:pPr>
              <w:ind w:left="0"/>
            </w:pPr>
            <w:r>
              <w:t>Go‑/no‑go</w:t>
            </w:r>
          </w:p>
        </w:tc>
      </w:tr>
      <w:tr w:rsidR="00CF5F86" w:rsidTr="30B466D0" w14:paraId="30039F14" w14:textId="77777777">
        <w:tc>
          <w:tcPr>
            <w:tcW w:w="1751" w:type="dxa"/>
          </w:tcPr>
          <w:p w:rsidR="00CF5F86" w:rsidP="1D02CF83" w:rsidRDefault="00CF5F86" w14:paraId="38440BF0" w14:textId="3460F8E1">
            <w:pPr>
              <w:ind w:left="0"/>
            </w:pPr>
            <w:r>
              <w:t xml:space="preserve">User </w:t>
            </w:r>
            <w:r w:rsidR="27DF73D0">
              <w:t>acceptance</w:t>
            </w:r>
          </w:p>
        </w:tc>
        <w:tc>
          <w:tcPr>
            <w:tcW w:w="1890" w:type="dxa"/>
          </w:tcPr>
          <w:p w:rsidR="00CF5F86" w:rsidP="1D02CF83" w:rsidRDefault="00CF5F86" w14:paraId="258ABA00" w14:textId="23143EF7">
            <w:pPr>
              <w:ind w:left="0"/>
            </w:pPr>
            <w:r>
              <w:t>Critical defects closed</w:t>
            </w:r>
          </w:p>
        </w:tc>
        <w:tc>
          <w:tcPr>
            <w:tcW w:w="2350" w:type="dxa"/>
          </w:tcPr>
          <w:p w:rsidR="00CF5F86" w:rsidP="1D02CF83" w:rsidRDefault="00CF5F86" w14:paraId="560E543C" w14:textId="63094EF3">
            <w:pPr>
              <w:ind w:left="0"/>
            </w:pPr>
            <w:r>
              <w:t xml:space="preserve">Sev 1 &amp; 2 items </w:t>
            </w:r>
            <w:r w:rsidR="00F8597E">
              <w:t>resolved,</w:t>
            </w:r>
            <w:r>
              <w:t xml:space="preserve"> or workaround accepted</w:t>
            </w:r>
          </w:p>
        </w:tc>
        <w:tc>
          <w:tcPr>
            <w:tcW w:w="1728" w:type="dxa"/>
          </w:tcPr>
          <w:p w:rsidR="00CF5F86" w:rsidP="1D02CF83" w:rsidRDefault="00CF5F86" w14:paraId="7EC27183" w14:textId="77777777">
            <w:pPr>
              <w:ind w:left="0"/>
            </w:pPr>
            <w:r>
              <w:t>PM + Sponsor</w:t>
            </w:r>
          </w:p>
        </w:tc>
        <w:tc>
          <w:tcPr>
            <w:tcW w:w="3081" w:type="dxa"/>
          </w:tcPr>
          <w:p w:rsidR="00CF5F86" w:rsidP="1D02CF83" w:rsidRDefault="00CF5F86" w14:paraId="0489A821" w14:textId="77777777">
            <w:pPr>
              <w:ind w:left="0"/>
            </w:pPr>
            <w:r>
              <w:t>Go‑/no‑go</w:t>
            </w:r>
          </w:p>
        </w:tc>
      </w:tr>
      <w:tr w:rsidR="00CF5F86" w:rsidTr="30B466D0" w14:paraId="7C628B35" w14:textId="77777777">
        <w:tc>
          <w:tcPr>
            <w:tcW w:w="1751" w:type="dxa"/>
          </w:tcPr>
          <w:p w:rsidR="00CF5F86" w:rsidP="1D02CF83" w:rsidRDefault="00CF5F86" w14:paraId="15FA98BC" w14:textId="1D7191F5">
            <w:pPr>
              <w:ind w:left="0"/>
            </w:pPr>
            <w:r>
              <w:t xml:space="preserve">Admin </w:t>
            </w:r>
            <w:r w:rsidR="27DF73D0">
              <w:t>enablement</w:t>
            </w:r>
          </w:p>
        </w:tc>
        <w:tc>
          <w:tcPr>
            <w:tcW w:w="1890" w:type="dxa"/>
          </w:tcPr>
          <w:p w:rsidR="00CF5F86" w:rsidP="1D02CF83" w:rsidRDefault="00CF5F86" w14:paraId="49C22F4D" w14:textId="1D575429">
            <w:pPr>
              <w:ind w:left="0"/>
            </w:pPr>
            <w:r>
              <w:t>Admin training complete</w:t>
            </w:r>
          </w:p>
        </w:tc>
        <w:tc>
          <w:tcPr>
            <w:tcW w:w="2350" w:type="dxa"/>
          </w:tcPr>
          <w:p w:rsidR="00CF5F86" w:rsidP="1D02CF83" w:rsidRDefault="00AD53F2" w14:paraId="399D6FFE" w14:textId="218E0D96">
            <w:pPr>
              <w:ind w:left="0"/>
            </w:pPr>
            <w:proofErr w:type="spellStart"/>
            <w:r w:rsidRPr="00AD53F2">
              <w:t>CoE</w:t>
            </w:r>
            <w:proofErr w:type="spellEnd"/>
            <w:r w:rsidRPr="00AD53F2">
              <w:t xml:space="preserve"> can update rules and weights</w:t>
            </w:r>
          </w:p>
        </w:tc>
        <w:tc>
          <w:tcPr>
            <w:tcW w:w="1728" w:type="dxa"/>
          </w:tcPr>
          <w:p w:rsidR="00CF5F86" w:rsidP="1D02CF83" w:rsidRDefault="00CF5F86" w14:paraId="67DE4700" w14:textId="77777777">
            <w:pPr>
              <w:ind w:left="0"/>
            </w:pPr>
            <w:r>
              <w:t>Anaplan PS</w:t>
            </w:r>
          </w:p>
        </w:tc>
        <w:tc>
          <w:tcPr>
            <w:tcW w:w="3081" w:type="dxa"/>
          </w:tcPr>
          <w:p w:rsidR="00CF5F86" w:rsidP="1D02CF83" w:rsidRDefault="00CF5F86" w14:paraId="5556C223" w14:textId="0AC405EB">
            <w:pPr>
              <w:ind w:left="0"/>
            </w:pPr>
            <w:r>
              <w:t>UAT‑</w:t>
            </w:r>
            <w:r w:rsidR="517654FC">
              <w:t xml:space="preserve"> 5 </w:t>
            </w:r>
            <w:r w:rsidR="00F8597E">
              <w:t>days</w:t>
            </w:r>
          </w:p>
        </w:tc>
      </w:tr>
      <w:tr w:rsidR="00CF5F86" w:rsidTr="30B466D0" w14:paraId="19AD38EC" w14:textId="77777777">
        <w:tc>
          <w:tcPr>
            <w:tcW w:w="1751" w:type="dxa"/>
          </w:tcPr>
          <w:p w:rsidR="00CF5F86" w:rsidP="1D02CF83" w:rsidRDefault="00CF5F86" w14:paraId="6B836FEE" w14:textId="59C2E8AE">
            <w:pPr>
              <w:ind w:left="0"/>
            </w:pPr>
            <w:r>
              <w:t>Cut</w:t>
            </w:r>
            <w:r w:rsidR="27DF73D0">
              <w:t>o</w:t>
            </w:r>
            <w:r>
              <w:t xml:space="preserve">ver </w:t>
            </w:r>
            <w:r w:rsidR="27DF73D0">
              <w:t>p</w:t>
            </w:r>
            <w:r>
              <w:t>lan</w:t>
            </w:r>
          </w:p>
        </w:tc>
        <w:tc>
          <w:tcPr>
            <w:tcW w:w="1890" w:type="dxa"/>
          </w:tcPr>
          <w:p w:rsidR="00CF5F86" w:rsidP="1D02CF83" w:rsidRDefault="00AD53F2" w14:paraId="2C69EB15" w14:textId="7E28698C">
            <w:pPr>
              <w:ind w:left="0"/>
            </w:pPr>
            <w:r w:rsidRPr="00AD53F2">
              <w:t>Go-live plan approved</w:t>
            </w:r>
          </w:p>
        </w:tc>
        <w:tc>
          <w:tcPr>
            <w:tcW w:w="2350" w:type="dxa"/>
          </w:tcPr>
          <w:p w:rsidR="00CF5F86" w:rsidP="1D02CF83" w:rsidRDefault="00AD53F2" w14:paraId="766C5493" w14:textId="76CBA1F9">
            <w:pPr>
              <w:ind w:left="0"/>
            </w:pPr>
            <w:r w:rsidRPr="00AD53F2">
              <w:t>Data freeze and cutover steps agreed</w:t>
            </w:r>
          </w:p>
        </w:tc>
        <w:tc>
          <w:tcPr>
            <w:tcW w:w="1728" w:type="dxa"/>
          </w:tcPr>
          <w:p w:rsidR="00CF5F86" w:rsidP="1D02CF83" w:rsidRDefault="54DCB983" w14:paraId="34F58456" w14:textId="2B9C1D13">
            <w:pPr>
              <w:ind w:left="0"/>
            </w:pPr>
            <w:r>
              <w:t>SI</w:t>
            </w:r>
            <w:r w:rsidR="00CF5F86">
              <w:t>M + IT</w:t>
            </w:r>
          </w:p>
        </w:tc>
        <w:tc>
          <w:tcPr>
            <w:tcW w:w="3081" w:type="dxa"/>
          </w:tcPr>
          <w:p w:rsidR="00CF5F86" w:rsidP="1D02CF83" w:rsidRDefault="48D229DC" w14:paraId="49E2B7AD" w14:textId="33EE4B11">
            <w:pPr>
              <w:ind w:left="0"/>
            </w:pPr>
            <w:r>
              <w:t>Go‑live‑2 d</w:t>
            </w:r>
            <w:r w:rsidR="00F8597E">
              <w:t>ays</w:t>
            </w:r>
          </w:p>
        </w:tc>
      </w:tr>
      <w:tr w:rsidR="00CF5F86" w:rsidTr="30B466D0" w14:paraId="01580A42" w14:textId="77777777">
        <w:tc>
          <w:tcPr>
            <w:tcW w:w="1751" w:type="dxa"/>
          </w:tcPr>
          <w:p w:rsidR="00CF5F86" w:rsidP="1D02CF83" w:rsidRDefault="00CF5F86" w14:paraId="256D7DBE" w14:textId="2522778E">
            <w:pPr>
              <w:ind w:left="0"/>
            </w:pPr>
            <w:r>
              <w:t>Cut</w:t>
            </w:r>
            <w:r w:rsidR="27DF73D0">
              <w:t>o</w:t>
            </w:r>
            <w:r>
              <w:t xml:space="preserve">ver </w:t>
            </w:r>
            <w:r w:rsidR="27DF73D0">
              <w:t>p</w:t>
            </w:r>
            <w:r>
              <w:t>lan</w:t>
            </w:r>
          </w:p>
        </w:tc>
        <w:tc>
          <w:tcPr>
            <w:tcW w:w="1890" w:type="dxa"/>
          </w:tcPr>
          <w:p w:rsidR="00CF5F86" w:rsidP="1D02CF83" w:rsidRDefault="00CF5F86" w14:paraId="747DAADA" w14:textId="61B0193D">
            <w:pPr>
              <w:ind w:left="0"/>
            </w:pPr>
            <w:r>
              <w:t>Go‑live comms drafted</w:t>
            </w:r>
          </w:p>
        </w:tc>
        <w:tc>
          <w:tcPr>
            <w:tcW w:w="2350" w:type="dxa"/>
          </w:tcPr>
          <w:p w:rsidR="00CF5F86" w:rsidP="1D02CF83" w:rsidRDefault="00CF5F86" w14:paraId="14105C51" w14:textId="77777777">
            <w:pPr>
              <w:ind w:left="0"/>
            </w:pPr>
            <w:r>
              <w:t>Emails and FAQ ready for end users</w:t>
            </w:r>
          </w:p>
        </w:tc>
        <w:tc>
          <w:tcPr>
            <w:tcW w:w="1728" w:type="dxa"/>
          </w:tcPr>
          <w:p w:rsidR="00CF5F86" w:rsidP="1D02CF83" w:rsidRDefault="00CF5F86" w14:paraId="52B25149" w14:textId="0B6858ED">
            <w:pPr>
              <w:ind w:left="0"/>
            </w:pPr>
            <w:proofErr w:type="spellStart"/>
            <w:r>
              <w:t>RevOps</w:t>
            </w:r>
            <w:proofErr w:type="spellEnd"/>
            <w:r>
              <w:t xml:space="preserve"> </w:t>
            </w:r>
            <w:r w:rsidR="00F8597E">
              <w:t>comms</w:t>
            </w:r>
          </w:p>
        </w:tc>
        <w:tc>
          <w:tcPr>
            <w:tcW w:w="3081" w:type="dxa"/>
          </w:tcPr>
          <w:p w:rsidR="00CF5F86" w:rsidP="1D02CF83" w:rsidRDefault="00CF5F86" w14:paraId="1DE550C3" w14:textId="7FBA627A">
            <w:pPr>
              <w:ind w:left="0"/>
            </w:pPr>
            <w:r>
              <w:t>Go‑live‑2 </w:t>
            </w:r>
            <w:r w:rsidR="00F8597E">
              <w:t>days</w:t>
            </w:r>
          </w:p>
        </w:tc>
      </w:tr>
      <w:tr w:rsidR="00CF5F86" w:rsidTr="30B466D0" w14:paraId="5CB3FB10" w14:textId="77777777">
        <w:tc>
          <w:tcPr>
            <w:tcW w:w="1751" w:type="dxa"/>
          </w:tcPr>
          <w:p w:rsidR="00CF5F86" w:rsidP="1D02CF83" w:rsidRDefault="00CF5F86" w14:paraId="298E290B" w14:textId="1521213D">
            <w:pPr>
              <w:ind w:left="0"/>
            </w:pPr>
            <w:r>
              <w:t xml:space="preserve">Gating </w:t>
            </w:r>
            <w:r w:rsidR="27DF73D0">
              <w:t>d</w:t>
            </w:r>
            <w:r>
              <w:t>ecision</w:t>
            </w:r>
          </w:p>
        </w:tc>
        <w:tc>
          <w:tcPr>
            <w:tcW w:w="1890" w:type="dxa"/>
          </w:tcPr>
          <w:p w:rsidR="00CF5F86" w:rsidP="1D02CF83" w:rsidRDefault="00CF5F86" w14:paraId="4DC96523" w14:textId="7B640421">
            <w:pPr>
              <w:ind w:left="0"/>
            </w:pPr>
            <w:r>
              <w:t>Go‑</w:t>
            </w:r>
            <w:r w:rsidR="27DF73D0">
              <w:t>l</w:t>
            </w:r>
            <w:r>
              <w:t>ive approval</w:t>
            </w:r>
          </w:p>
        </w:tc>
        <w:tc>
          <w:tcPr>
            <w:tcW w:w="2350" w:type="dxa"/>
          </w:tcPr>
          <w:p w:rsidR="00CF5F86" w:rsidP="1D02CF83" w:rsidRDefault="00CF5F86" w14:paraId="4239C266" w14:textId="77777777">
            <w:pPr>
              <w:ind w:left="0"/>
            </w:pPr>
            <w:r>
              <w:t>Sponsors sign checklist &amp; risk log</w:t>
            </w:r>
          </w:p>
        </w:tc>
        <w:tc>
          <w:tcPr>
            <w:tcW w:w="1728" w:type="dxa"/>
          </w:tcPr>
          <w:p w:rsidR="00CF5F86" w:rsidP="1D02CF83" w:rsidRDefault="00CF5F86" w14:paraId="3CE39A92" w14:textId="09773EB4">
            <w:pPr>
              <w:ind w:left="0"/>
            </w:pPr>
            <w:r>
              <w:t xml:space="preserve">Exec Sponsor + </w:t>
            </w:r>
            <w:r w:rsidR="39703128">
              <w:t>SIM</w:t>
            </w:r>
          </w:p>
        </w:tc>
        <w:tc>
          <w:tcPr>
            <w:tcW w:w="3081" w:type="dxa"/>
          </w:tcPr>
          <w:p w:rsidR="00CF5F86" w:rsidP="1D02CF83" w:rsidRDefault="00CF5F86" w14:paraId="02ADB2E0" w14:textId="77777777">
            <w:pPr>
              <w:ind w:left="0"/>
            </w:pPr>
            <w:r>
              <w:t>Go‑/no‑go</w:t>
            </w:r>
          </w:p>
        </w:tc>
      </w:tr>
    </w:tbl>
    <w:p w:rsidR="00CF5F86" w:rsidP="00CF5F86" w:rsidRDefault="00CF5F86" w14:paraId="7FB37DC9" w14:textId="77777777"/>
    <w:p w:rsidR="00CF5F86" w:rsidP="00CF5F86" w:rsidRDefault="00CF5F86" w14:paraId="23ED8B39" w14:textId="77777777">
      <w:r>
        <w:br w:type="page"/>
      </w:r>
    </w:p>
    <w:p w:rsidRPr="00072ABD" w:rsidR="00CF5F86" w:rsidP="00FF65EE" w:rsidRDefault="00CF5F86" w14:paraId="1E5C5080" w14:textId="7A69822C">
      <w:pPr>
        <w:pStyle w:val="2-Header2"/>
        <w:rPr/>
      </w:pPr>
      <w:bookmarkStart w:name="_Toc199751343" w:id="181"/>
      <w:bookmarkStart w:name="_Toc203482593" w:id="182"/>
      <w:r w:rsidR="00CF5F86">
        <w:rPr/>
        <w:t>Post</w:t>
      </w:r>
      <w:r w:rsidRPr="6CEF3EB6" w:rsidR="00CF5F86">
        <w:rPr>
          <w:rFonts w:ascii="Cambria Math" w:hAnsi="Cambria Math" w:cs="Cambria Math"/>
        </w:rPr>
        <w:t>‑</w:t>
      </w:r>
      <w:r w:rsidR="00CF5F86">
        <w:rPr/>
        <w:t>Go</w:t>
      </w:r>
      <w:r w:rsidRPr="6CEF3EB6" w:rsidR="00CF5F86">
        <w:rPr>
          <w:rFonts w:ascii="Cambria Math" w:hAnsi="Cambria Math" w:cs="Cambria Math"/>
        </w:rPr>
        <w:t>‑</w:t>
      </w:r>
      <w:r w:rsidR="00CF5F86">
        <w:rPr/>
        <w:t>Live (</w:t>
      </w:r>
      <w:r w:rsidR="00F541FE">
        <w:rPr/>
        <w:t>HyperCare</w:t>
      </w:r>
      <w:r w:rsidR="3EFA3E50">
        <w:rPr/>
        <w:t>/Support</w:t>
      </w:r>
      <w:r w:rsidR="00CF5F86">
        <w:rPr/>
        <w:t>)</w:t>
      </w:r>
      <w:bookmarkEnd w:id="181"/>
      <w:bookmarkEnd w:id="182"/>
    </w:p>
    <w:tbl>
      <w:tblPr>
        <w:tblStyle w:val="Runbook-Table"/>
        <w:tblW w:w="0" w:type="auto"/>
        <w:tblInd w:w="-5" w:type="dxa"/>
        <w:tblLook w:val="04A0" w:firstRow="1" w:lastRow="0" w:firstColumn="1" w:lastColumn="0" w:noHBand="0" w:noVBand="1"/>
      </w:tblPr>
      <w:tblGrid>
        <w:gridCol w:w="1728"/>
        <w:gridCol w:w="1836"/>
        <w:gridCol w:w="1890"/>
        <w:gridCol w:w="1728"/>
        <w:gridCol w:w="3528"/>
      </w:tblGrid>
      <w:tr w:rsidRPr="00072ABD" w:rsidR="00CF5F86" w:rsidTr="30B466D0" w14:paraId="7EC7365B" w14:textId="77777777">
        <w:trPr>
          <w:cnfStyle w:val="100000000000" w:firstRow="1" w:lastRow="0" w:firstColumn="0" w:lastColumn="0" w:oddVBand="0" w:evenVBand="0" w:oddHBand="0" w:evenHBand="0" w:firstRowFirstColumn="0" w:firstRowLastColumn="0" w:lastRowFirstColumn="0" w:lastRowLastColumn="0"/>
        </w:trPr>
        <w:tc>
          <w:tcPr>
            <w:tcW w:w="1728" w:type="dxa"/>
          </w:tcPr>
          <w:p w:rsidRPr="00072ABD" w:rsidR="00CF5F86" w:rsidP="00072ABD" w:rsidRDefault="00CF5F86" w14:paraId="56890BAD" w14:textId="77777777">
            <w:pPr>
              <w:jc w:val="center"/>
              <w:rPr>
                <w:color w:val="FFFFFF" w:themeColor="background1"/>
              </w:rPr>
            </w:pPr>
            <w:r w:rsidRPr="00072ABD">
              <w:rPr>
                <w:color w:val="FFFFFF" w:themeColor="background1"/>
              </w:rPr>
              <w:t>Phase / Area</w:t>
            </w:r>
          </w:p>
        </w:tc>
        <w:tc>
          <w:tcPr>
            <w:tcW w:w="1836" w:type="dxa"/>
          </w:tcPr>
          <w:p w:rsidRPr="00072ABD" w:rsidR="00CF5F86" w:rsidP="00072ABD" w:rsidRDefault="00CF5F86" w14:paraId="6291C922" w14:textId="77777777">
            <w:pPr>
              <w:jc w:val="center"/>
              <w:rPr>
                <w:color w:val="FFFFFF" w:themeColor="background1"/>
              </w:rPr>
            </w:pPr>
            <w:r w:rsidRPr="00072ABD">
              <w:rPr>
                <w:color w:val="FFFFFF" w:themeColor="background1"/>
              </w:rPr>
              <w:t>Checklist Item</w:t>
            </w:r>
          </w:p>
        </w:tc>
        <w:tc>
          <w:tcPr>
            <w:tcW w:w="1890" w:type="dxa"/>
          </w:tcPr>
          <w:p w:rsidRPr="00072ABD" w:rsidR="00CF5F86" w:rsidP="00072ABD" w:rsidRDefault="00CF5F86" w14:paraId="0DDDFCAA" w14:textId="77777777">
            <w:pPr>
              <w:jc w:val="center"/>
              <w:rPr>
                <w:color w:val="FFFFFF" w:themeColor="background1"/>
              </w:rPr>
            </w:pPr>
            <w:r w:rsidRPr="00072ABD">
              <w:rPr>
                <w:color w:val="FFFFFF" w:themeColor="background1"/>
              </w:rPr>
              <w:t>Description / Acceptance Criteria</w:t>
            </w:r>
          </w:p>
        </w:tc>
        <w:tc>
          <w:tcPr>
            <w:tcW w:w="1728" w:type="dxa"/>
          </w:tcPr>
          <w:p w:rsidRPr="00072ABD" w:rsidR="00CF5F86" w:rsidP="00072ABD" w:rsidRDefault="00CF5F86" w14:paraId="1832BB09" w14:textId="77777777">
            <w:pPr>
              <w:jc w:val="center"/>
              <w:rPr>
                <w:color w:val="FFFFFF" w:themeColor="background1"/>
              </w:rPr>
            </w:pPr>
            <w:r w:rsidRPr="00072ABD">
              <w:rPr>
                <w:color w:val="FFFFFF" w:themeColor="background1"/>
              </w:rPr>
              <w:t>Owner</w:t>
            </w:r>
          </w:p>
        </w:tc>
        <w:tc>
          <w:tcPr>
            <w:tcW w:w="3528" w:type="dxa"/>
          </w:tcPr>
          <w:p w:rsidRPr="00072ABD" w:rsidR="00CF5F86" w:rsidP="00072ABD" w:rsidRDefault="00CF5F86" w14:paraId="6D3E015D" w14:textId="77777777">
            <w:pPr>
              <w:jc w:val="center"/>
              <w:rPr>
                <w:color w:val="FFFFFF" w:themeColor="background1"/>
              </w:rPr>
            </w:pPr>
            <w:r w:rsidRPr="00072ABD">
              <w:rPr>
                <w:color w:val="FFFFFF" w:themeColor="background1"/>
              </w:rPr>
              <w:t>Due</w:t>
            </w:r>
            <w:r w:rsidRPr="00072ABD">
              <w:rPr>
                <w:rFonts w:ascii="Cambria Math" w:hAnsi="Cambria Math" w:cs="Cambria Math"/>
                <w:color w:val="FFFFFF" w:themeColor="background1"/>
              </w:rPr>
              <w:t>‑</w:t>
            </w:r>
            <w:r w:rsidRPr="00072ABD">
              <w:rPr>
                <w:color w:val="FFFFFF" w:themeColor="background1"/>
              </w:rPr>
              <w:t>by</w:t>
            </w:r>
          </w:p>
        </w:tc>
      </w:tr>
      <w:tr w:rsidRPr="00072ABD" w:rsidR="00CF5F86" w:rsidTr="30B466D0" w14:paraId="2AD812D2" w14:textId="77777777">
        <w:tc>
          <w:tcPr>
            <w:tcW w:w="1728" w:type="dxa"/>
          </w:tcPr>
          <w:p w:rsidRPr="00073A7C" w:rsidR="00CF5F86" w:rsidP="70B66FEC" w:rsidRDefault="4DF08DF4" w14:paraId="68EAC3C0" w14:textId="146B5287">
            <w:pPr>
              <w:ind w:left="0"/>
            </w:pPr>
            <w:r>
              <w:t xml:space="preserve">Backlog </w:t>
            </w:r>
            <w:r w:rsidR="3884E994">
              <w:t>management</w:t>
            </w:r>
          </w:p>
        </w:tc>
        <w:tc>
          <w:tcPr>
            <w:tcW w:w="1836" w:type="dxa"/>
          </w:tcPr>
          <w:p w:rsidRPr="00073A7C" w:rsidR="00CF5F86" w:rsidP="70B66FEC" w:rsidRDefault="2C170354" w14:paraId="11648B46" w14:textId="7AB534AD">
            <w:pPr>
              <w:ind w:left="0"/>
            </w:pPr>
            <w:r>
              <w:t>Backlog from implementation retained</w:t>
            </w:r>
          </w:p>
        </w:tc>
        <w:tc>
          <w:tcPr>
            <w:tcW w:w="1890" w:type="dxa"/>
          </w:tcPr>
          <w:p w:rsidRPr="00073A7C" w:rsidR="00CF5F86" w:rsidP="70B66FEC" w:rsidRDefault="4DF08DF4" w14:paraId="593FACD5" w14:textId="7120A56A">
            <w:pPr>
              <w:ind w:left="0"/>
            </w:pPr>
            <w:bookmarkStart w:name="_Int_eEjql4Or" w:id="183"/>
            <w:r>
              <w:t>Customer</w:t>
            </w:r>
            <w:bookmarkEnd w:id="183"/>
            <w:r>
              <w:t xml:space="preserve"> </w:t>
            </w:r>
            <w:r w:rsidR="7007AEEA">
              <w:t xml:space="preserve">has </w:t>
            </w:r>
            <w:r>
              <w:t xml:space="preserve">the backlog to </w:t>
            </w:r>
            <w:r w:rsidR="3884E994">
              <w:t xml:space="preserve">extend </w:t>
            </w:r>
            <w:r>
              <w:t xml:space="preserve">the model with internal </w:t>
            </w:r>
            <w:r w:rsidR="3884E994">
              <w:t xml:space="preserve">CoE </w:t>
            </w:r>
            <w:r>
              <w:t>or leverage as phase 2 reference</w:t>
            </w:r>
          </w:p>
        </w:tc>
        <w:tc>
          <w:tcPr>
            <w:tcW w:w="1728" w:type="dxa"/>
          </w:tcPr>
          <w:p w:rsidRPr="00073A7C" w:rsidR="00CF5F86" w:rsidP="70B66FEC" w:rsidRDefault="5F863311" w14:paraId="7AD64E41" w14:textId="53BDC6FA">
            <w:pPr>
              <w:ind w:left="0"/>
            </w:pPr>
            <w:r>
              <w:t>SIM / Customer project lead</w:t>
            </w:r>
          </w:p>
        </w:tc>
        <w:tc>
          <w:tcPr>
            <w:tcW w:w="3528" w:type="dxa"/>
          </w:tcPr>
          <w:p w:rsidRPr="00073A7C" w:rsidR="00CF5F86" w:rsidP="1D02CF83" w:rsidRDefault="00CF5F86" w14:paraId="0A84FC84" w14:textId="77777777">
            <w:pPr>
              <w:ind w:left="0"/>
              <w:rPr>
                <w:color w:val="0A2F46" w:themeColor="text2"/>
                <w:szCs w:val="22"/>
              </w:rPr>
            </w:pPr>
            <w:r>
              <w:t>Day 1‑14</w:t>
            </w:r>
          </w:p>
        </w:tc>
      </w:tr>
      <w:tr w:rsidR="70B66FEC" w:rsidTr="30B466D0" w14:paraId="7828C5DF" w14:textId="77777777">
        <w:trPr>
          <w:trHeight w:val="990"/>
        </w:trPr>
        <w:tc>
          <w:tcPr>
            <w:tcW w:w="1728" w:type="dxa"/>
          </w:tcPr>
          <w:p w:rsidR="70B66FEC" w:rsidP="70B66FEC" w:rsidRDefault="0E352EFD" w14:paraId="7F3BFE5C" w14:textId="74D1F72E">
            <w:pPr>
              <w:ind w:left="0"/>
              <w:rPr>
                <w:color w:val="0A2F46" w:themeColor="text2"/>
              </w:rPr>
            </w:pPr>
            <w:r>
              <w:t xml:space="preserve">Knowledge </w:t>
            </w:r>
            <w:r w:rsidR="3884E994">
              <w:t>transfer</w:t>
            </w:r>
          </w:p>
        </w:tc>
        <w:tc>
          <w:tcPr>
            <w:tcW w:w="1836" w:type="dxa"/>
          </w:tcPr>
          <w:p w:rsidR="70B66FEC" w:rsidP="70B66FEC" w:rsidRDefault="3884E994" w14:paraId="671C1BA9" w14:textId="2C54AC9C">
            <w:pPr>
              <w:ind w:left="0"/>
              <w:rPr>
                <w:color w:val="0A2F46" w:themeColor="text2"/>
              </w:rPr>
            </w:pPr>
            <w:r>
              <w:t xml:space="preserve">CoE </w:t>
            </w:r>
            <w:r w:rsidR="0E352EFD">
              <w:t>self‑perform demo</w:t>
            </w:r>
          </w:p>
        </w:tc>
        <w:tc>
          <w:tcPr>
            <w:tcW w:w="1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D0D87" w:rsidR="00BD0D87" w14:paraId="7D403D9C" w14:textId="77777777">
              <w:trPr>
                <w:tblCellSpacing w:w="15" w:type="dxa"/>
              </w:trPr>
              <w:tc>
                <w:tcPr>
                  <w:tcW w:w="0" w:type="auto"/>
                  <w:vAlign w:val="center"/>
                  <w:hideMark/>
                </w:tcPr>
                <w:p w:rsidRPr="00BD0D87" w:rsidR="00BD0D87" w:rsidP="00BD0D87" w:rsidRDefault="00BD0D87" w14:paraId="5B6CF001" w14:textId="77777777">
                  <w:pPr>
                    <w:spacing w:line="240" w:lineRule="auto"/>
                    <w:ind w:left="0"/>
                    <w:rPr>
                      <w:rFonts w:eastAsia="Times New Roman"/>
                      <w:szCs w:val="20"/>
                    </w:rPr>
                  </w:pPr>
                </w:p>
              </w:tc>
            </w:tr>
          </w:tbl>
          <w:p w:rsidRPr="00BD0D87" w:rsidR="00BD0D87" w:rsidP="00BD0D87" w:rsidRDefault="00BD0D87" w14:paraId="2488956A" w14:textId="77777777">
            <w:pPr>
              <w:ind w:left="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tblGrid>
            <w:tr w:rsidRPr="00BD0D87" w:rsidR="00BD0D87" w14:paraId="6751C0C8" w14:textId="77777777">
              <w:trPr>
                <w:tblCellSpacing w:w="15" w:type="dxa"/>
              </w:trPr>
              <w:tc>
                <w:tcPr>
                  <w:tcW w:w="0" w:type="auto"/>
                  <w:vAlign w:val="center"/>
                  <w:hideMark/>
                </w:tcPr>
                <w:p w:rsidRPr="00BD0D87" w:rsidR="00BD0D87" w:rsidP="00BD0D87" w:rsidRDefault="00BD0D87" w14:paraId="26D8D435" w14:textId="77777777">
                  <w:pPr>
                    <w:spacing w:line="240" w:lineRule="auto"/>
                    <w:ind w:left="0"/>
                    <w:rPr>
                      <w:rFonts w:eastAsia="Times New Roman"/>
                      <w:szCs w:val="20"/>
                    </w:rPr>
                  </w:pPr>
                  <w:r w:rsidRPr="00BD0D87">
                    <w:rPr>
                      <w:rFonts w:eastAsia="Times New Roman"/>
                      <w:szCs w:val="20"/>
                    </w:rPr>
                    <w:t>Can perform updates without PS</w:t>
                  </w:r>
                </w:p>
              </w:tc>
            </w:tr>
          </w:tbl>
          <w:p w:rsidR="70B66FEC" w:rsidP="70B66FEC" w:rsidRDefault="70B66FEC" w14:paraId="36070FBE" w14:textId="3730850C">
            <w:pPr>
              <w:ind w:left="0"/>
              <w:rPr>
                <w:color w:val="0A2F46" w:themeColor="text2"/>
              </w:rPr>
            </w:pPr>
          </w:p>
        </w:tc>
        <w:tc>
          <w:tcPr>
            <w:tcW w:w="1728" w:type="dxa"/>
          </w:tcPr>
          <w:p w:rsidR="70B66FEC" w:rsidP="70B66FEC" w:rsidRDefault="0E352EFD" w14:paraId="4EA296AA" w14:textId="2B2B1FB1">
            <w:pPr>
              <w:ind w:left="0"/>
              <w:rPr>
                <w:color w:val="0A2F46" w:themeColor="text2"/>
              </w:rPr>
            </w:pPr>
            <w:r>
              <w:t xml:space="preserve">PS </w:t>
            </w:r>
            <w:r w:rsidR="006C4F9E">
              <w:t>lead</w:t>
            </w:r>
          </w:p>
        </w:tc>
        <w:tc>
          <w:tcPr>
            <w:tcW w:w="3528" w:type="dxa"/>
          </w:tcPr>
          <w:p w:rsidR="70B66FEC" w:rsidP="70B66FEC" w:rsidRDefault="70B66FEC" w14:paraId="3B415F9C" w14:textId="77777777">
            <w:pPr>
              <w:ind w:left="0"/>
              <w:rPr>
                <w:color w:val="0A2F46" w:themeColor="text2"/>
              </w:rPr>
            </w:pPr>
            <w:r>
              <w:t>Day 5</w:t>
            </w:r>
          </w:p>
        </w:tc>
      </w:tr>
      <w:tr w:rsidRPr="00072ABD" w:rsidR="00CF5F86" w:rsidTr="30B466D0" w14:paraId="796D3976" w14:textId="77777777">
        <w:trPr>
          <w:trHeight w:val="990"/>
        </w:trPr>
        <w:tc>
          <w:tcPr>
            <w:tcW w:w="1728" w:type="dxa"/>
          </w:tcPr>
          <w:p w:rsidRPr="00073A7C" w:rsidR="00CF5F86" w:rsidP="70B66FEC" w:rsidRDefault="74185809" w14:paraId="3E56C4FA" w14:textId="6B904A28">
            <w:pPr>
              <w:ind w:left="0"/>
            </w:pPr>
            <w:r>
              <w:t xml:space="preserve">Project </w:t>
            </w:r>
            <w:r w:rsidR="3884E994">
              <w:t xml:space="preserve">team </w:t>
            </w:r>
            <w:r>
              <w:t>feedback (Survey)</w:t>
            </w:r>
          </w:p>
        </w:tc>
        <w:tc>
          <w:tcPr>
            <w:tcW w:w="1836" w:type="dxa"/>
          </w:tcPr>
          <w:p w:rsidRPr="00073A7C" w:rsidR="00CF5F86" w:rsidP="70B66FEC" w:rsidRDefault="52D34C73" w14:paraId="21CF77A0" w14:textId="420EF075">
            <w:pPr>
              <w:ind w:left="0"/>
            </w:pPr>
            <w:r>
              <w:t>Post-</w:t>
            </w:r>
            <w:r w:rsidR="3884E994">
              <w:t xml:space="preserve">implementation survey </w:t>
            </w:r>
            <w:r>
              <w:t>sent</w:t>
            </w:r>
          </w:p>
        </w:tc>
        <w:tc>
          <w:tcPr>
            <w:tcW w:w="1890" w:type="dxa"/>
          </w:tcPr>
          <w:p w:rsidRPr="00073A7C" w:rsidR="00CF5F86" w:rsidP="1D02CF83" w:rsidRDefault="00CF5F86" w14:paraId="2F2CEF92" w14:textId="0218DE51">
            <w:pPr>
              <w:ind w:left="0"/>
              <w:rPr>
                <w:color w:val="0A2F46" w:themeColor="text2"/>
                <w:szCs w:val="22"/>
              </w:rPr>
            </w:pPr>
            <w:r>
              <w:t xml:space="preserve">Capture pain points </w:t>
            </w:r>
            <w:r w:rsidR="00F541FE">
              <w:t>and</w:t>
            </w:r>
            <w:r>
              <w:t xml:space="preserve"> backlog items</w:t>
            </w:r>
          </w:p>
        </w:tc>
        <w:tc>
          <w:tcPr>
            <w:tcW w:w="1728" w:type="dxa"/>
          </w:tcPr>
          <w:p w:rsidRPr="00073A7C" w:rsidR="00CF5F86" w:rsidP="70B66FEC" w:rsidRDefault="51A4C5BF" w14:paraId="627D7F16" w14:textId="6B3AA88C">
            <w:pPr>
              <w:ind w:left="0"/>
            </w:pPr>
            <w:r>
              <w:t>SIM/CS</w:t>
            </w:r>
          </w:p>
          <w:p w:rsidRPr="00073A7C" w:rsidR="00CF5F86" w:rsidP="70B66FEC" w:rsidRDefault="00CF5F86" w14:paraId="69EF8196" w14:textId="32C40688">
            <w:pPr>
              <w:ind w:left="0"/>
            </w:pPr>
          </w:p>
        </w:tc>
        <w:tc>
          <w:tcPr>
            <w:tcW w:w="3528" w:type="dxa"/>
          </w:tcPr>
          <w:p w:rsidRPr="00073A7C" w:rsidR="00CF5F86" w:rsidP="70B66FEC" w:rsidRDefault="51A4C5BF" w14:paraId="244B579F" w14:textId="7DF09A14">
            <w:pPr>
              <w:ind w:left="0"/>
            </w:pPr>
            <w:r>
              <w:t>Month 1</w:t>
            </w:r>
          </w:p>
        </w:tc>
      </w:tr>
      <w:tr w:rsidR="70B66FEC" w:rsidTr="30B466D0" w14:paraId="0BEC8BB3" w14:textId="77777777">
        <w:trPr>
          <w:trHeight w:val="300"/>
        </w:trPr>
        <w:tc>
          <w:tcPr>
            <w:tcW w:w="1728" w:type="dxa"/>
          </w:tcPr>
          <w:p w:rsidR="197AD185" w:rsidP="70B66FEC" w:rsidRDefault="2EBFDB0C" w14:paraId="13E63765" w14:textId="2A23F02F">
            <w:pPr>
              <w:ind w:left="0"/>
            </w:pPr>
            <w:r>
              <w:t xml:space="preserve">Project </w:t>
            </w:r>
            <w:r w:rsidR="3884E994">
              <w:t xml:space="preserve">team </w:t>
            </w:r>
            <w:r>
              <w:t>feedback (Retro)</w:t>
            </w:r>
          </w:p>
          <w:p w:rsidR="70B66FEC" w:rsidP="70B66FEC" w:rsidRDefault="70B66FEC" w14:paraId="29711A7E" w14:textId="2CD7A427"/>
        </w:tc>
        <w:tc>
          <w:tcPr>
            <w:tcW w:w="1836" w:type="dxa"/>
          </w:tcPr>
          <w:p w:rsidR="642D3AA6" w:rsidP="70B66FEC" w:rsidRDefault="642D3AA6" w14:paraId="44A6DA47" w14:textId="3326B04E">
            <w:pPr>
              <w:ind w:left="0"/>
            </w:pPr>
            <w:r>
              <w:t>Retro discussion on implementation</w:t>
            </w:r>
          </w:p>
        </w:tc>
        <w:tc>
          <w:tcPr>
            <w:tcW w:w="1890" w:type="dxa"/>
          </w:tcPr>
          <w:p w:rsidR="642D3AA6" w:rsidP="70B66FEC" w:rsidRDefault="49B792FB" w14:paraId="43735AEF" w14:textId="6B6C1B2E">
            <w:pPr>
              <w:ind w:left="0"/>
            </w:pPr>
            <w:r>
              <w:t xml:space="preserve">Application </w:t>
            </w:r>
            <w:r w:rsidR="006C4F9E">
              <w:t>p</w:t>
            </w:r>
            <w:r w:rsidR="3884E994">
              <w:t xml:space="preserve">roduct </w:t>
            </w:r>
            <w:r>
              <w:t>team meet</w:t>
            </w:r>
            <w:r w:rsidR="006C4F9E">
              <w:t xml:space="preserve">s </w:t>
            </w:r>
            <w:r>
              <w:t>with the project team for feedback</w:t>
            </w:r>
          </w:p>
        </w:tc>
        <w:tc>
          <w:tcPr>
            <w:tcW w:w="1728" w:type="dxa"/>
          </w:tcPr>
          <w:p w:rsidR="642D3AA6" w:rsidP="70B66FEC" w:rsidRDefault="642D3AA6" w14:paraId="29A94539" w14:textId="6B3AA88C">
            <w:pPr>
              <w:ind w:left="0"/>
            </w:pPr>
            <w:r>
              <w:t>SIM/CS</w:t>
            </w:r>
          </w:p>
        </w:tc>
        <w:tc>
          <w:tcPr>
            <w:tcW w:w="3528" w:type="dxa"/>
          </w:tcPr>
          <w:p w:rsidR="1B2FA037" w:rsidP="70B66FEC" w:rsidRDefault="1B2FA037" w14:paraId="5304DDB4" w14:textId="29ACEF93">
            <w:pPr>
              <w:ind w:left="0"/>
            </w:pPr>
            <w:r>
              <w:t>Month 1-3</w:t>
            </w:r>
          </w:p>
        </w:tc>
      </w:tr>
    </w:tbl>
    <w:p w:rsidR="70B66FEC" w:rsidRDefault="70B66FEC" w14:paraId="72513325" w14:textId="64A6758E"/>
    <w:p w:rsidR="70B66FEC" w:rsidRDefault="70B66FEC" w14:paraId="14A68D04" w14:textId="5B787185"/>
    <w:p w:rsidR="00CF5F86" w:rsidP="1D02CF83" w:rsidRDefault="00CF5F86" w14:paraId="11B21F94" w14:textId="4D4AFE2E">
      <w:pPr>
        <w:ind w:left="0"/>
      </w:pPr>
    </w:p>
    <w:sectPr w:rsidR="00CF5F86" w:rsidSect="00EB429D">
      <w:footerReference w:type="default" r:id="rId15"/>
      <w:pgSz w:w="12240" w:h="15840" w:orient="portrait"/>
      <w:pgMar w:top="720" w:right="720" w:bottom="720" w:left="720" w:header="720" w:footer="720" w:gutter="0"/>
      <w:cols w:space="720"/>
      <w:docGrid w:linePitch="360"/>
      <w:headerReference w:type="default" r:id="Rb6335c3963bb415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4A91" w:rsidP="00EB429D" w:rsidRDefault="00284A91" w14:paraId="1F12C0A2" w14:textId="77777777">
      <w:pPr>
        <w:spacing w:after="0" w:line="240" w:lineRule="auto"/>
      </w:pPr>
      <w:r>
        <w:separator/>
      </w:r>
    </w:p>
  </w:endnote>
  <w:endnote w:type="continuationSeparator" w:id="0">
    <w:p w:rsidR="00284A91" w:rsidP="00EB429D" w:rsidRDefault="00284A91" w14:paraId="73E8E5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429D" w:rsidP="00013278" w:rsidRDefault="00EB429D" w14:paraId="767D33F3" w14:textId="51631919">
    <w:pPr>
      <w:pStyle w:val="9-Footer"/>
    </w:pPr>
    <w:r w:rsidR="6CEF3EB6">
      <w:rPr/>
      <w:t xml:space="preserve">Anaplan </w:t>
    </w:r>
    <w:r w:rsidR="6CEF3EB6">
      <w:rPr/>
      <w:t>Capacity</w:t>
    </w:r>
    <w:r w:rsidR="6CEF3EB6">
      <w:rPr/>
      <w:t xml:space="preserve"> </w:t>
    </w:r>
    <w:r w:rsidR="6CEF3EB6">
      <w:rPr/>
      <w:t xml:space="preserve">Planning </w:t>
    </w:r>
    <w:r w:rsidR="6CEF3EB6">
      <w:rPr/>
      <w:t>Application</w:t>
    </w:r>
  </w:p>
  <w:p w:rsidR="00EB429D" w:rsidP="00013278" w:rsidRDefault="00EB429D" w14:paraId="48BFEF3C" w14:textId="580A4AEB">
    <w:pPr>
      <w:pStyle w:val="9-Footer"/>
    </w:pPr>
    <w: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4A91" w:rsidP="00EB429D" w:rsidRDefault="00284A91" w14:paraId="635D5B94" w14:textId="77777777">
      <w:pPr>
        <w:spacing w:after="0" w:line="240" w:lineRule="auto"/>
      </w:pPr>
      <w:r>
        <w:separator/>
      </w:r>
    </w:p>
  </w:footnote>
  <w:footnote w:type="continuationSeparator" w:id="0">
    <w:p w:rsidR="00284A91" w:rsidP="00EB429D" w:rsidRDefault="00284A91" w14:paraId="01D2CDEC"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CEF3EB6" w:rsidTr="6CEF3EB6" w14:paraId="7994B645">
      <w:trPr>
        <w:trHeight w:val="300"/>
      </w:trPr>
      <w:tc>
        <w:tcPr>
          <w:tcW w:w="3600" w:type="dxa"/>
          <w:tcMar/>
        </w:tcPr>
        <w:p w:rsidR="6CEF3EB6" w:rsidP="6CEF3EB6" w:rsidRDefault="6CEF3EB6" w14:paraId="31F4168C" w14:textId="5CA4BF29">
          <w:pPr>
            <w:pStyle w:val="Header"/>
            <w:bidi w:val="0"/>
            <w:ind w:left="-115"/>
            <w:jc w:val="left"/>
          </w:pPr>
        </w:p>
      </w:tc>
      <w:tc>
        <w:tcPr>
          <w:tcW w:w="3600" w:type="dxa"/>
          <w:tcMar/>
        </w:tcPr>
        <w:p w:rsidR="6CEF3EB6" w:rsidP="6CEF3EB6" w:rsidRDefault="6CEF3EB6" w14:paraId="0EF49EB1" w14:textId="3EDAC175">
          <w:pPr>
            <w:pStyle w:val="Header"/>
            <w:bidi w:val="0"/>
            <w:jc w:val="center"/>
          </w:pPr>
        </w:p>
      </w:tc>
      <w:tc>
        <w:tcPr>
          <w:tcW w:w="3600" w:type="dxa"/>
          <w:tcMar/>
        </w:tcPr>
        <w:p w:rsidR="6CEF3EB6" w:rsidP="6CEF3EB6" w:rsidRDefault="6CEF3EB6" w14:paraId="0EC35A9D" w14:textId="39315993">
          <w:pPr>
            <w:pStyle w:val="Header"/>
            <w:bidi w:val="0"/>
            <w:ind w:right="-115"/>
            <w:jc w:val="right"/>
          </w:pPr>
        </w:p>
      </w:tc>
    </w:tr>
  </w:tbl>
  <w:p w:rsidR="6CEF3EB6" w:rsidP="6CEF3EB6" w:rsidRDefault="6CEF3EB6" w14:paraId="00ECA405" w14:textId="6B7684A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nL+kjY/JQdWBYu" int2:id="HDfNty3s">
      <int2:state int2:value="Rejected" int2:type="AugLoop_Text_Critique"/>
    </int2:textHash>
    <int2:textHash int2:hashCode="8RFRqAgchgKK1H" int2:id="HJMtjTGX">
      <int2:state int2:value="Rejected" int2:type="AugLoop_Text_Critique"/>
    </int2:textHash>
    <int2:textHash int2:hashCode="N2JnxzoWA7lZI/" int2:id="l60vwOi5">
      <int2:state int2:value="Rejected" int2:type="AugLoop_Text_Critique"/>
    </int2:textHash>
    <int2:textHash int2:hashCode="+SVdQd3q60UwWw" int2:id="mN7wu86G">
      <int2:state int2:value="Rejected" int2:type="AugLoop_Text_Critique"/>
    </int2:textHash>
    <int2:textHash int2:hashCode="ZUEIIFw6m5AC3d" int2:id="pkmmwM80">
      <int2:state int2:value="Rejected" int2:type="AugLoop_Text_Critique"/>
    </int2:textHash>
    <int2:textHash int2:hashCode="E70fxRN/UDsKg1" int2:id="ptdLbWyg">
      <int2:state int2:value="Rejected" int2:type="AugLoop_Text_Critique"/>
    </int2:textHash>
    <int2:textHash int2:hashCode="O1wDgQZPbIZrsH" int2:id="xlts2UEg">
      <int2:state int2:value="Rejected" int2:type="AugLoop_Text_Critique"/>
    </int2:textHash>
    <int2:textHash int2:hashCode="lRA3rkMX2s3mCr" int2:id="yUSAGupd">
      <int2:state int2:value="Rejected" int2:type="AugLoop_Text_Critique"/>
    </int2:textHash>
    <int2:bookmark int2:bookmarkName="_Int_eEjql4Or" int2:invalidationBookmarkName="" int2:hashCode="DoV0mm9A1GFLh0" int2:id="pXdY0Si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711457a0"/>
    <w:multiLevelType xmlns:w="http://schemas.openxmlformats.org/wordprocessingml/2006/main" w:val="hybridMultilevel"/>
    <w:lvl xmlns:w="http://schemas.openxmlformats.org/wordprocessingml/2006/main" w:ilvl="0">
      <w:start w:val="1"/>
      <w:numFmt w:val="lowerRoman"/>
      <w:lvlText w:val="%1."/>
      <w:lvlJc w:val="right"/>
      <w:pPr>
        <w:ind w:left="900" w:hanging="360"/>
      </w:pPr>
    </w:lvl>
    <w:lvl xmlns:w="http://schemas.openxmlformats.org/wordprocessingml/2006/main" w:ilvl="1">
      <w:start w:val="1"/>
      <w:numFmt w:val="lowerLetter"/>
      <w:lvlText w:val="%2."/>
      <w:lvlJc w:val="left"/>
      <w:pPr>
        <w:ind w:left="1620" w:hanging="360"/>
      </w:pPr>
    </w:lvl>
    <w:lvl xmlns:w="http://schemas.openxmlformats.org/wordprocessingml/2006/main" w:ilvl="2">
      <w:start w:val="1"/>
      <w:numFmt w:val="lowerRoman"/>
      <w:lvlText w:val="%3."/>
      <w:lvlJc w:val="right"/>
      <w:pPr>
        <w:ind w:left="2340" w:hanging="180"/>
      </w:pPr>
    </w:lvl>
    <w:lvl xmlns:w="http://schemas.openxmlformats.org/wordprocessingml/2006/main" w:ilvl="3">
      <w:start w:val="1"/>
      <w:numFmt w:val="decimal"/>
      <w:lvlText w:val="%4."/>
      <w:lvlJc w:val="left"/>
      <w:pPr>
        <w:ind w:left="3060" w:hanging="360"/>
      </w:pPr>
    </w:lvl>
    <w:lvl xmlns:w="http://schemas.openxmlformats.org/wordprocessingml/2006/main" w:ilvl="4">
      <w:start w:val="1"/>
      <w:numFmt w:val="lowerLetter"/>
      <w:lvlText w:val="%5."/>
      <w:lvlJc w:val="left"/>
      <w:pPr>
        <w:ind w:left="3780" w:hanging="360"/>
      </w:pPr>
    </w:lvl>
    <w:lvl xmlns:w="http://schemas.openxmlformats.org/wordprocessingml/2006/main" w:ilvl="5">
      <w:start w:val="1"/>
      <w:numFmt w:val="lowerRoman"/>
      <w:lvlText w:val="%6."/>
      <w:lvlJc w:val="right"/>
      <w:pPr>
        <w:ind w:left="4500" w:hanging="180"/>
      </w:pPr>
    </w:lvl>
    <w:lvl xmlns:w="http://schemas.openxmlformats.org/wordprocessingml/2006/main" w:ilvl="6">
      <w:start w:val="1"/>
      <w:numFmt w:val="decimal"/>
      <w:lvlText w:val="%7."/>
      <w:lvlJc w:val="left"/>
      <w:pPr>
        <w:ind w:left="5220" w:hanging="360"/>
      </w:pPr>
    </w:lvl>
    <w:lvl xmlns:w="http://schemas.openxmlformats.org/wordprocessingml/2006/main" w:ilvl="7">
      <w:start w:val="1"/>
      <w:numFmt w:val="lowerLetter"/>
      <w:lvlText w:val="%8."/>
      <w:lvlJc w:val="left"/>
      <w:pPr>
        <w:ind w:left="5940" w:hanging="360"/>
      </w:pPr>
    </w:lvl>
    <w:lvl xmlns:w="http://schemas.openxmlformats.org/wordprocessingml/2006/main" w:ilvl="8">
      <w:start w:val="1"/>
      <w:numFmt w:val="lowerRoman"/>
      <w:lvlText w:val="%9."/>
      <w:lvlJc w:val="right"/>
      <w:pPr>
        <w:ind w:left="6660" w:hanging="180"/>
      </w:pPr>
    </w:lvl>
  </w:abstractNum>
  <w:abstractNum xmlns:w="http://schemas.openxmlformats.org/wordprocessingml/2006/main" w:abstractNumId="41">
    <w:nsid w:val="436f878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6cc18c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817ef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06E22DAF"/>
    <w:multiLevelType w:val="hybridMultilevel"/>
    <w:tmpl w:val="1B306440"/>
    <w:lvl w:ilvl="0" w:tplc="5150EBBE">
      <w:start w:val="1"/>
      <w:numFmt w:val="bullet"/>
      <w:pStyle w:val="ListParagraph"/>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0C21102B"/>
    <w:multiLevelType w:val="multilevel"/>
    <w:tmpl w:val="EF181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C75778"/>
    <w:multiLevelType w:val="hybridMultilevel"/>
    <w:tmpl w:val="9F5E871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19A46DEC"/>
    <w:multiLevelType w:val="multilevel"/>
    <w:tmpl w:val="67F6B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DD5303D"/>
    <w:multiLevelType w:val="hybridMultilevel"/>
    <w:tmpl w:val="A0E4F2A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1FA7719B"/>
    <w:multiLevelType w:val="hybridMultilevel"/>
    <w:tmpl w:val="3A821844"/>
    <w:lvl w:ilvl="0" w:tplc="68E0E010">
      <w:start w:val="1"/>
      <w:numFmt w:val="upperLetter"/>
      <w:pStyle w:val="2-Header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1331D"/>
    <w:multiLevelType w:val="hybridMultilevel"/>
    <w:tmpl w:val="42B0CB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59622F8"/>
    <w:multiLevelType w:val="multilevel"/>
    <w:tmpl w:val="540A9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9B658D9"/>
    <w:multiLevelType w:val="multilevel"/>
    <w:tmpl w:val="8F60D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B15729A"/>
    <w:multiLevelType w:val="hybridMultilevel"/>
    <w:tmpl w:val="C2E8FB22"/>
    <w:lvl w:ilvl="0" w:tplc="08090001">
      <w:start w:val="1"/>
      <w:numFmt w:val="bullet"/>
      <w:lvlText w:val=""/>
      <w:lvlJc w:val="left"/>
      <w:pPr>
        <w:ind w:left="900" w:hanging="360"/>
      </w:pPr>
      <w:rPr>
        <w:rFonts w:hint="default" w:ascii="Symbol" w:hAnsi="Symbol"/>
      </w:rPr>
    </w:lvl>
    <w:lvl w:ilvl="1" w:tplc="08090003">
      <w:start w:val="1"/>
      <w:numFmt w:val="bullet"/>
      <w:lvlText w:val="o"/>
      <w:lvlJc w:val="left"/>
      <w:pPr>
        <w:ind w:left="1620" w:hanging="360"/>
      </w:pPr>
      <w:rPr>
        <w:rFonts w:hint="default" w:ascii="Courier New" w:hAnsi="Courier New" w:cs="Courier New"/>
      </w:rPr>
    </w:lvl>
    <w:lvl w:ilvl="2" w:tplc="08090005" w:tentative="1">
      <w:start w:val="1"/>
      <w:numFmt w:val="bullet"/>
      <w:lvlText w:val=""/>
      <w:lvlJc w:val="left"/>
      <w:pPr>
        <w:ind w:left="2340" w:hanging="360"/>
      </w:pPr>
      <w:rPr>
        <w:rFonts w:hint="default" w:ascii="Wingdings" w:hAnsi="Wingdings"/>
      </w:rPr>
    </w:lvl>
    <w:lvl w:ilvl="3" w:tplc="08090001" w:tentative="1">
      <w:start w:val="1"/>
      <w:numFmt w:val="bullet"/>
      <w:lvlText w:val=""/>
      <w:lvlJc w:val="left"/>
      <w:pPr>
        <w:ind w:left="3060" w:hanging="360"/>
      </w:pPr>
      <w:rPr>
        <w:rFonts w:hint="default" w:ascii="Symbol" w:hAnsi="Symbol"/>
      </w:rPr>
    </w:lvl>
    <w:lvl w:ilvl="4" w:tplc="08090003" w:tentative="1">
      <w:start w:val="1"/>
      <w:numFmt w:val="bullet"/>
      <w:lvlText w:val="o"/>
      <w:lvlJc w:val="left"/>
      <w:pPr>
        <w:ind w:left="3780" w:hanging="360"/>
      </w:pPr>
      <w:rPr>
        <w:rFonts w:hint="default" w:ascii="Courier New" w:hAnsi="Courier New" w:cs="Courier New"/>
      </w:rPr>
    </w:lvl>
    <w:lvl w:ilvl="5" w:tplc="08090005" w:tentative="1">
      <w:start w:val="1"/>
      <w:numFmt w:val="bullet"/>
      <w:lvlText w:val=""/>
      <w:lvlJc w:val="left"/>
      <w:pPr>
        <w:ind w:left="4500" w:hanging="360"/>
      </w:pPr>
      <w:rPr>
        <w:rFonts w:hint="default" w:ascii="Wingdings" w:hAnsi="Wingdings"/>
      </w:rPr>
    </w:lvl>
    <w:lvl w:ilvl="6" w:tplc="08090001" w:tentative="1">
      <w:start w:val="1"/>
      <w:numFmt w:val="bullet"/>
      <w:lvlText w:val=""/>
      <w:lvlJc w:val="left"/>
      <w:pPr>
        <w:ind w:left="5220" w:hanging="360"/>
      </w:pPr>
      <w:rPr>
        <w:rFonts w:hint="default" w:ascii="Symbol" w:hAnsi="Symbol"/>
      </w:rPr>
    </w:lvl>
    <w:lvl w:ilvl="7" w:tplc="08090003" w:tentative="1">
      <w:start w:val="1"/>
      <w:numFmt w:val="bullet"/>
      <w:lvlText w:val="o"/>
      <w:lvlJc w:val="left"/>
      <w:pPr>
        <w:ind w:left="5940" w:hanging="360"/>
      </w:pPr>
      <w:rPr>
        <w:rFonts w:hint="default" w:ascii="Courier New" w:hAnsi="Courier New" w:cs="Courier New"/>
      </w:rPr>
    </w:lvl>
    <w:lvl w:ilvl="8" w:tplc="08090005" w:tentative="1">
      <w:start w:val="1"/>
      <w:numFmt w:val="bullet"/>
      <w:lvlText w:val=""/>
      <w:lvlJc w:val="left"/>
      <w:pPr>
        <w:ind w:left="6660" w:hanging="360"/>
      </w:pPr>
      <w:rPr>
        <w:rFonts w:hint="default" w:ascii="Wingdings" w:hAnsi="Wingdings"/>
      </w:rPr>
    </w:lvl>
  </w:abstractNum>
  <w:abstractNum w:abstractNumId="19" w15:restartNumberingAfterBreak="0">
    <w:nsid w:val="2BA21B7B"/>
    <w:multiLevelType w:val="multilevel"/>
    <w:tmpl w:val="F4947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E60449F"/>
    <w:multiLevelType w:val="hybridMultilevel"/>
    <w:tmpl w:val="8FE01D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0D47CA2"/>
    <w:multiLevelType w:val="multilevel"/>
    <w:tmpl w:val="2AEC0BB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 w15:restartNumberingAfterBreak="0">
    <w:nsid w:val="31A25BD6"/>
    <w:multiLevelType w:val="multilevel"/>
    <w:tmpl w:val="CBE6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1CC1DD3"/>
    <w:multiLevelType w:val="hybridMultilevel"/>
    <w:tmpl w:val="AF6C7192"/>
    <w:lvl w:ilvl="0" w:tplc="08090001">
      <w:start w:val="1"/>
      <w:numFmt w:val="bullet"/>
      <w:lvlText w:val=""/>
      <w:lvlJc w:val="left"/>
      <w:pPr>
        <w:ind w:left="900" w:hanging="360"/>
      </w:pPr>
      <w:rPr>
        <w:rFonts w:hint="default" w:ascii="Symbol" w:hAnsi="Symbol"/>
      </w:rPr>
    </w:lvl>
    <w:lvl w:ilvl="1" w:tplc="08090003">
      <w:start w:val="1"/>
      <w:numFmt w:val="bullet"/>
      <w:lvlText w:val="o"/>
      <w:lvlJc w:val="left"/>
      <w:pPr>
        <w:ind w:left="1620" w:hanging="360"/>
      </w:pPr>
      <w:rPr>
        <w:rFonts w:hint="default" w:ascii="Courier New" w:hAnsi="Courier New" w:cs="Courier New"/>
      </w:rPr>
    </w:lvl>
    <w:lvl w:ilvl="2" w:tplc="08090005" w:tentative="1">
      <w:start w:val="1"/>
      <w:numFmt w:val="bullet"/>
      <w:lvlText w:val=""/>
      <w:lvlJc w:val="left"/>
      <w:pPr>
        <w:ind w:left="2340" w:hanging="360"/>
      </w:pPr>
      <w:rPr>
        <w:rFonts w:hint="default" w:ascii="Wingdings" w:hAnsi="Wingdings"/>
      </w:rPr>
    </w:lvl>
    <w:lvl w:ilvl="3" w:tplc="08090001" w:tentative="1">
      <w:start w:val="1"/>
      <w:numFmt w:val="bullet"/>
      <w:lvlText w:val=""/>
      <w:lvlJc w:val="left"/>
      <w:pPr>
        <w:ind w:left="3060" w:hanging="360"/>
      </w:pPr>
      <w:rPr>
        <w:rFonts w:hint="default" w:ascii="Symbol" w:hAnsi="Symbol"/>
      </w:rPr>
    </w:lvl>
    <w:lvl w:ilvl="4" w:tplc="08090003" w:tentative="1">
      <w:start w:val="1"/>
      <w:numFmt w:val="bullet"/>
      <w:lvlText w:val="o"/>
      <w:lvlJc w:val="left"/>
      <w:pPr>
        <w:ind w:left="3780" w:hanging="360"/>
      </w:pPr>
      <w:rPr>
        <w:rFonts w:hint="default" w:ascii="Courier New" w:hAnsi="Courier New" w:cs="Courier New"/>
      </w:rPr>
    </w:lvl>
    <w:lvl w:ilvl="5" w:tplc="08090005" w:tentative="1">
      <w:start w:val="1"/>
      <w:numFmt w:val="bullet"/>
      <w:lvlText w:val=""/>
      <w:lvlJc w:val="left"/>
      <w:pPr>
        <w:ind w:left="4500" w:hanging="360"/>
      </w:pPr>
      <w:rPr>
        <w:rFonts w:hint="default" w:ascii="Wingdings" w:hAnsi="Wingdings"/>
      </w:rPr>
    </w:lvl>
    <w:lvl w:ilvl="6" w:tplc="08090001" w:tentative="1">
      <w:start w:val="1"/>
      <w:numFmt w:val="bullet"/>
      <w:lvlText w:val=""/>
      <w:lvlJc w:val="left"/>
      <w:pPr>
        <w:ind w:left="5220" w:hanging="360"/>
      </w:pPr>
      <w:rPr>
        <w:rFonts w:hint="default" w:ascii="Symbol" w:hAnsi="Symbol"/>
      </w:rPr>
    </w:lvl>
    <w:lvl w:ilvl="7" w:tplc="08090003" w:tentative="1">
      <w:start w:val="1"/>
      <w:numFmt w:val="bullet"/>
      <w:lvlText w:val="o"/>
      <w:lvlJc w:val="left"/>
      <w:pPr>
        <w:ind w:left="5940" w:hanging="360"/>
      </w:pPr>
      <w:rPr>
        <w:rFonts w:hint="default" w:ascii="Courier New" w:hAnsi="Courier New" w:cs="Courier New"/>
      </w:rPr>
    </w:lvl>
    <w:lvl w:ilvl="8" w:tplc="08090005" w:tentative="1">
      <w:start w:val="1"/>
      <w:numFmt w:val="bullet"/>
      <w:lvlText w:val=""/>
      <w:lvlJc w:val="left"/>
      <w:pPr>
        <w:ind w:left="6660" w:hanging="360"/>
      </w:pPr>
      <w:rPr>
        <w:rFonts w:hint="default" w:ascii="Wingdings" w:hAnsi="Wingdings"/>
      </w:rPr>
    </w:lvl>
  </w:abstractNum>
  <w:abstractNum w:abstractNumId="24" w15:restartNumberingAfterBreak="0">
    <w:nsid w:val="35385490"/>
    <w:multiLevelType w:val="hybridMultilevel"/>
    <w:tmpl w:val="A6DA92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3CB4029E"/>
    <w:multiLevelType w:val="hybridMultilevel"/>
    <w:tmpl w:val="3676B4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3F613605"/>
    <w:multiLevelType w:val="hybridMultilevel"/>
    <w:tmpl w:val="30E080C6"/>
    <w:lvl w:ilvl="0" w:tplc="FFFFFFFF">
      <w:start w:val="1"/>
      <w:numFmt w:val="lowerRoman"/>
      <w:pStyle w:val="3-Header3"/>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44F0668D"/>
    <w:multiLevelType w:val="multilevel"/>
    <w:tmpl w:val="1CA64B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77347C3"/>
    <w:multiLevelType w:val="hybridMultilevel"/>
    <w:tmpl w:val="04C0B18A"/>
    <w:lvl w:ilvl="0" w:tplc="2CD8CFF8">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ABE9EA9"/>
    <w:multiLevelType w:val="hybridMultilevel"/>
    <w:tmpl w:val="FFFFFFFF"/>
    <w:lvl w:ilvl="0" w:tplc="AD10E11C">
      <w:start w:val="1"/>
      <w:numFmt w:val="bullet"/>
      <w:lvlText w:val=""/>
      <w:lvlJc w:val="left"/>
      <w:pPr>
        <w:ind w:left="360" w:hanging="360"/>
      </w:pPr>
      <w:rPr>
        <w:rFonts w:hint="default" w:ascii="Wingdings" w:hAnsi="Wingdings"/>
      </w:rPr>
    </w:lvl>
    <w:lvl w:ilvl="1" w:tplc="75500120">
      <w:start w:val="1"/>
      <w:numFmt w:val="bullet"/>
      <w:lvlText w:val=""/>
      <w:lvlJc w:val="left"/>
      <w:pPr>
        <w:ind w:left="1080" w:hanging="360"/>
      </w:pPr>
      <w:rPr>
        <w:rFonts w:hint="default" w:ascii="Wingdings" w:hAnsi="Wingdings"/>
      </w:rPr>
    </w:lvl>
    <w:lvl w:ilvl="2" w:tplc="6CEE43F4">
      <w:start w:val="1"/>
      <w:numFmt w:val="bullet"/>
      <w:lvlText w:val=""/>
      <w:lvlJc w:val="left"/>
      <w:pPr>
        <w:ind w:left="1800" w:hanging="360"/>
      </w:pPr>
      <w:rPr>
        <w:rFonts w:hint="default" w:ascii="Wingdings" w:hAnsi="Wingdings"/>
      </w:rPr>
    </w:lvl>
    <w:lvl w:ilvl="3" w:tplc="43800F36">
      <w:start w:val="1"/>
      <w:numFmt w:val="bullet"/>
      <w:lvlText w:val=""/>
      <w:lvlJc w:val="left"/>
      <w:pPr>
        <w:ind w:left="2520" w:hanging="360"/>
      </w:pPr>
      <w:rPr>
        <w:rFonts w:hint="default" w:ascii="Wingdings" w:hAnsi="Wingdings"/>
      </w:rPr>
    </w:lvl>
    <w:lvl w:ilvl="4" w:tplc="D3A293FC">
      <w:start w:val="1"/>
      <w:numFmt w:val="bullet"/>
      <w:lvlText w:val=""/>
      <w:lvlJc w:val="left"/>
      <w:pPr>
        <w:ind w:left="3240" w:hanging="360"/>
      </w:pPr>
      <w:rPr>
        <w:rFonts w:hint="default" w:ascii="Wingdings" w:hAnsi="Wingdings"/>
      </w:rPr>
    </w:lvl>
    <w:lvl w:ilvl="5" w:tplc="D07EF0AC">
      <w:start w:val="1"/>
      <w:numFmt w:val="bullet"/>
      <w:lvlText w:val=""/>
      <w:lvlJc w:val="left"/>
      <w:pPr>
        <w:ind w:left="3960" w:hanging="360"/>
      </w:pPr>
      <w:rPr>
        <w:rFonts w:hint="default" w:ascii="Wingdings" w:hAnsi="Wingdings"/>
      </w:rPr>
    </w:lvl>
    <w:lvl w:ilvl="6" w:tplc="962A3BD8">
      <w:start w:val="1"/>
      <w:numFmt w:val="bullet"/>
      <w:lvlText w:val=""/>
      <w:lvlJc w:val="left"/>
      <w:pPr>
        <w:ind w:left="4680" w:hanging="360"/>
      </w:pPr>
      <w:rPr>
        <w:rFonts w:hint="default" w:ascii="Wingdings" w:hAnsi="Wingdings"/>
      </w:rPr>
    </w:lvl>
    <w:lvl w:ilvl="7" w:tplc="359297FC">
      <w:start w:val="1"/>
      <w:numFmt w:val="bullet"/>
      <w:lvlText w:val=""/>
      <w:lvlJc w:val="left"/>
      <w:pPr>
        <w:ind w:left="5400" w:hanging="360"/>
      </w:pPr>
      <w:rPr>
        <w:rFonts w:hint="default" w:ascii="Wingdings" w:hAnsi="Wingdings"/>
      </w:rPr>
    </w:lvl>
    <w:lvl w:ilvl="8" w:tplc="42787CE8">
      <w:start w:val="1"/>
      <w:numFmt w:val="bullet"/>
      <w:lvlText w:val=""/>
      <w:lvlJc w:val="left"/>
      <w:pPr>
        <w:ind w:left="6120" w:hanging="360"/>
      </w:pPr>
      <w:rPr>
        <w:rFonts w:hint="default" w:ascii="Wingdings" w:hAnsi="Wingdings"/>
      </w:rPr>
    </w:lvl>
  </w:abstractNum>
  <w:abstractNum w:abstractNumId="30" w15:restartNumberingAfterBreak="0">
    <w:nsid w:val="4F0712CF"/>
    <w:multiLevelType w:val="hybridMultilevel"/>
    <w:tmpl w:val="ACEED182"/>
    <w:lvl w:ilvl="0" w:tplc="2762226A">
      <w:start w:val="1"/>
      <w:numFmt w:val="decimal"/>
      <w:pStyle w:val="1-Header1"/>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1" w15:restartNumberingAfterBreak="0">
    <w:nsid w:val="5BD0757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DFC4F51"/>
    <w:multiLevelType w:val="multilevel"/>
    <w:tmpl w:val="38DA7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E6750CD"/>
    <w:multiLevelType w:val="multilevel"/>
    <w:tmpl w:val="34AAE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440E2A2"/>
    <w:multiLevelType w:val="hybridMultilevel"/>
    <w:tmpl w:val="29ECA598"/>
    <w:lvl w:ilvl="0" w:tplc="352C4BD4">
      <w:start w:val="1"/>
      <w:numFmt w:val="bullet"/>
      <w:lvlText w:val=""/>
      <w:lvlJc w:val="left"/>
      <w:pPr>
        <w:ind w:left="720" w:hanging="360"/>
      </w:pPr>
      <w:rPr>
        <w:rFonts w:hint="default" w:ascii="Symbol" w:hAnsi="Symbol"/>
      </w:rPr>
    </w:lvl>
    <w:lvl w:ilvl="1" w:tplc="7902DE32">
      <w:start w:val="1"/>
      <w:numFmt w:val="bullet"/>
      <w:lvlText w:val="o"/>
      <w:lvlJc w:val="left"/>
      <w:pPr>
        <w:ind w:left="1440" w:hanging="360"/>
      </w:pPr>
      <w:rPr>
        <w:rFonts w:hint="default" w:ascii="Courier New" w:hAnsi="Courier New"/>
      </w:rPr>
    </w:lvl>
    <w:lvl w:ilvl="2" w:tplc="C7685F12">
      <w:start w:val="1"/>
      <w:numFmt w:val="bullet"/>
      <w:lvlText w:val=""/>
      <w:lvlJc w:val="left"/>
      <w:pPr>
        <w:ind w:left="2160" w:hanging="360"/>
      </w:pPr>
      <w:rPr>
        <w:rFonts w:hint="default" w:ascii="Wingdings" w:hAnsi="Wingdings"/>
      </w:rPr>
    </w:lvl>
    <w:lvl w:ilvl="3" w:tplc="B548FB84">
      <w:start w:val="1"/>
      <w:numFmt w:val="bullet"/>
      <w:lvlText w:val=""/>
      <w:lvlJc w:val="left"/>
      <w:pPr>
        <w:ind w:left="2880" w:hanging="360"/>
      </w:pPr>
      <w:rPr>
        <w:rFonts w:hint="default" w:ascii="Symbol" w:hAnsi="Symbol"/>
      </w:rPr>
    </w:lvl>
    <w:lvl w:ilvl="4" w:tplc="AF1E7CEC">
      <w:start w:val="1"/>
      <w:numFmt w:val="bullet"/>
      <w:lvlText w:val="o"/>
      <w:lvlJc w:val="left"/>
      <w:pPr>
        <w:ind w:left="3600" w:hanging="360"/>
      </w:pPr>
      <w:rPr>
        <w:rFonts w:hint="default" w:ascii="Courier New" w:hAnsi="Courier New"/>
      </w:rPr>
    </w:lvl>
    <w:lvl w:ilvl="5" w:tplc="0D54BFB8">
      <w:start w:val="1"/>
      <w:numFmt w:val="bullet"/>
      <w:lvlText w:val=""/>
      <w:lvlJc w:val="left"/>
      <w:pPr>
        <w:ind w:left="4320" w:hanging="360"/>
      </w:pPr>
      <w:rPr>
        <w:rFonts w:hint="default" w:ascii="Wingdings" w:hAnsi="Wingdings"/>
      </w:rPr>
    </w:lvl>
    <w:lvl w:ilvl="6" w:tplc="A72E080E">
      <w:start w:val="1"/>
      <w:numFmt w:val="bullet"/>
      <w:lvlText w:val=""/>
      <w:lvlJc w:val="left"/>
      <w:pPr>
        <w:ind w:left="5040" w:hanging="360"/>
      </w:pPr>
      <w:rPr>
        <w:rFonts w:hint="default" w:ascii="Symbol" w:hAnsi="Symbol"/>
      </w:rPr>
    </w:lvl>
    <w:lvl w:ilvl="7" w:tplc="4282DCB8">
      <w:start w:val="1"/>
      <w:numFmt w:val="bullet"/>
      <w:lvlText w:val="o"/>
      <w:lvlJc w:val="left"/>
      <w:pPr>
        <w:ind w:left="5760" w:hanging="360"/>
      </w:pPr>
      <w:rPr>
        <w:rFonts w:hint="default" w:ascii="Courier New" w:hAnsi="Courier New"/>
      </w:rPr>
    </w:lvl>
    <w:lvl w:ilvl="8" w:tplc="0DE6962C">
      <w:start w:val="1"/>
      <w:numFmt w:val="bullet"/>
      <w:lvlText w:val=""/>
      <w:lvlJc w:val="left"/>
      <w:pPr>
        <w:ind w:left="6480" w:hanging="360"/>
      </w:pPr>
      <w:rPr>
        <w:rFonts w:hint="default" w:ascii="Wingdings" w:hAnsi="Wingdings"/>
      </w:rPr>
    </w:lvl>
  </w:abstractNum>
  <w:abstractNum w:abstractNumId="35" w15:restartNumberingAfterBreak="0">
    <w:nsid w:val="64C408DD"/>
    <w:multiLevelType w:val="hybridMultilevel"/>
    <w:tmpl w:val="59822D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FA4437A"/>
    <w:multiLevelType w:val="hybridMultilevel"/>
    <w:tmpl w:val="ABC66C8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7" w15:restartNumberingAfterBreak="0">
    <w:nsid w:val="7C4C456E"/>
    <w:multiLevelType w:val="hybridMultilevel"/>
    <w:tmpl w:val="99586D4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7EB7D201"/>
    <w:multiLevelType w:val="hybridMultilevel"/>
    <w:tmpl w:val="829E5E50"/>
    <w:lvl w:ilvl="0" w:tplc="C122D824">
      <w:start w:val="1"/>
      <w:numFmt w:val="bullet"/>
      <w:lvlText w:val=""/>
      <w:lvlJc w:val="left"/>
      <w:pPr>
        <w:ind w:left="720" w:hanging="360"/>
      </w:pPr>
      <w:rPr>
        <w:rFonts w:hint="default" w:ascii="Symbol" w:hAnsi="Symbol"/>
      </w:rPr>
    </w:lvl>
    <w:lvl w:ilvl="1" w:tplc="72DAA492">
      <w:start w:val="1"/>
      <w:numFmt w:val="bullet"/>
      <w:lvlText w:val="o"/>
      <w:lvlJc w:val="left"/>
      <w:pPr>
        <w:ind w:left="1440" w:hanging="360"/>
      </w:pPr>
      <w:rPr>
        <w:rFonts w:hint="default" w:ascii="Courier New" w:hAnsi="Courier New"/>
      </w:rPr>
    </w:lvl>
    <w:lvl w:ilvl="2" w:tplc="19AE924C">
      <w:start w:val="1"/>
      <w:numFmt w:val="bullet"/>
      <w:lvlText w:val=""/>
      <w:lvlJc w:val="left"/>
      <w:pPr>
        <w:ind w:left="2160" w:hanging="360"/>
      </w:pPr>
      <w:rPr>
        <w:rFonts w:hint="default" w:ascii="Wingdings" w:hAnsi="Wingdings"/>
      </w:rPr>
    </w:lvl>
    <w:lvl w:ilvl="3" w:tplc="13C4A7F8">
      <w:start w:val="1"/>
      <w:numFmt w:val="bullet"/>
      <w:lvlText w:val=""/>
      <w:lvlJc w:val="left"/>
      <w:pPr>
        <w:ind w:left="2880" w:hanging="360"/>
      </w:pPr>
      <w:rPr>
        <w:rFonts w:hint="default" w:ascii="Symbol" w:hAnsi="Symbol"/>
      </w:rPr>
    </w:lvl>
    <w:lvl w:ilvl="4" w:tplc="827685EC">
      <w:start w:val="1"/>
      <w:numFmt w:val="bullet"/>
      <w:lvlText w:val="o"/>
      <w:lvlJc w:val="left"/>
      <w:pPr>
        <w:ind w:left="3600" w:hanging="360"/>
      </w:pPr>
      <w:rPr>
        <w:rFonts w:hint="default" w:ascii="Courier New" w:hAnsi="Courier New"/>
      </w:rPr>
    </w:lvl>
    <w:lvl w:ilvl="5" w:tplc="2824578A">
      <w:start w:val="1"/>
      <w:numFmt w:val="bullet"/>
      <w:lvlText w:val=""/>
      <w:lvlJc w:val="left"/>
      <w:pPr>
        <w:ind w:left="4320" w:hanging="360"/>
      </w:pPr>
      <w:rPr>
        <w:rFonts w:hint="default" w:ascii="Wingdings" w:hAnsi="Wingdings"/>
      </w:rPr>
    </w:lvl>
    <w:lvl w:ilvl="6" w:tplc="9AE0FC3E">
      <w:start w:val="1"/>
      <w:numFmt w:val="bullet"/>
      <w:lvlText w:val=""/>
      <w:lvlJc w:val="left"/>
      <w:pPr>
        <w:ind w:left="5040" w:hanging="360"/>
      </w:pPr>
      <w:rPr>
        <w:rFonts w:hint="default" w:ascii="Symbol" w:hAnsi="Symbol"/>
      </w:rPr>
    </w:lvl>
    <w:lvl w:ilvl="7" w:tplc="8C503FD6">
      <w:start w:val="1"/>
      <w:numFmt w:val="bullet"/>
      <w:lvlText w:val="o"/>
      <w:lvlJc w:val="left"/>
      <w:pPr>
        <w:ind w:left="5760" w:hanging="360"/>
      </w:pPr>
      <w:rPr>
        <w:rFonts w:hint="default" w:ascii="Courier New" w:hAnsi="Courier New"/>
      </w:rPr>
    </w:lvl>
    <w:lvl w:ilvl="8" w:tplc="62801E0E">
      <w:start w:val="1"/>
      <w:numFmt w:val="bullet"/>
      <w:lvlText w:val=""/>
      <w:lvlJc w:val="left"/>
      <w:pPr>
        <w:ind w:left="6480" w:hanging="360"/>
      </w:pPr>
      <w:rPr>
        <w:rFonts w:hint="default" w:ascii="Wingdings" w:hAnsi="Wingdings"/>
      </w:rPr>
    </w:lvl>
  </w:abstractNum>
  <w:num w:numId="77">
    <w:abstractNumId w:val="42"/>
  </w:num>
  <w:num w:numId="76">
    <w:abstractNumId w:val="41"/>
  </w:num>
  <w:num w:numId="75">
    <w:abstractNumId w:val="40"/>
  </w:num>
  <w:num w:numId="74">
    <w:abstractNumId w:val="39"/>
  </w:num>
  <w:num w:numId="1" w16cid:durableId="2021201579">
    <w:abstractNumId w:val="34"/>
  </w:num>
  <w:num w:numId="2" w16cid:durableId="137039108">
    <w:abstractNumId w:val="38"/>
  </w:num>
  <w:num w:numId="3" w16cid:durableId="1746803108">
    <w:abstractNumId w:val="36"/>
  </w:num>
  <w:num w:numId="4" w16cid:durableId="9875898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8602675">
    <w:abstractNumId w:val="30"/>
  </w:num>
  <w:num w:numId="6" w16cid:durableId="1938324279">
    <w:abstractNumId w:val="14"/>
  </w:num>
  <w:num w:numId="7" w16cid:durableId="1312712103">
    <w:abstractNumId w:val="26"/>
  </w:num>
  <w:num w:numId="8" w16cid:durableId="321547182">
    <w:abstractNumId w:val="9"/>
  </w:num>
  <w:num w:numId="9" w16cid:durableId="1940796533">
    <w:abstractNumId w:val="26"/>
  </w:num>
  <w:num w:numId="10" w16cid:durableId="169413771">
    <w:abstractNumId w:val="26"/>
  </w:num>
  <w:num w:numId="11" w16cid:durableId="1149518685">
    <w:abstractNumId w:val="26"/>
  </w:num>
  <w:num w:numId="12" w16cid:durableId="762382961">
    <w:abstractNumId w:val="26"/>
  </w:num>
  <w:num w:numId="13" w16cid:durableId="1836023748">
    <w:abstractNumId w:val="26"/>
  </w:num>
  <w:num w:numId="14" w16cid:durableId="1332485100">
    <w:abstractNumId w:val="14"/>
    <w:lvlOverride w:ilvl="0">
      <w:startOverride w:val="1"/>
    </w:lvlOverride>
  </w:num>
  <w:num w:numId="15" w16cid:durableId="1636521313">
    <w:abstractNumId w:val="20"/>
  </w:num>
  <w:num w:numId="16" w16cid:durableId="1021593899">
    <w:abstractNumId w:val="23"/>
  </w:num>
  <w:num w:numId="17" w16cid:durableId="1520506868">
    <w:abstractNumId w:val="18"/>
  </w:num>
  <w:num w:numId="18" w16cid:durableId="234901896">
    <w:abstractNumId w:val="13"/>
  </w:num>
  <w:num w:numId="19" w16cid:durableId="273828549">
    <w:abstractNumId w:val="29"/>
  </w:num>
  <w:num w:numId="20" w16cid:durableId="239290886">
    <w:abstractNumId w:val="8"/>
  </w:num>
  <w:num w:numId="21" w16cid:durableId="1130705859">
    <w:abstractNumId w:val="6"/>
  </w:num>
  <w:num w:numId="22" w16cid:durableId="1131285302">
    <w:abstractNumId w:val="5"/>
  </w:num>
  <w:num w:numId="23" w16cid:durableId="1455250715">
    <w:abstractNumId w:val="4"/>
  </w:num>
  <w:num w:numId="24" w16cid:durableId="1794903432">
    <w:abstractNumId w:val="7"/>
  </w:num>
  <w:num w:numId="25" w16cid:durableId="205678776">
    <w:abstractNumId w:val="3"/>
  </w:num>
  <w:num w:numId="26" w16cid:durableId="273294411">
    <w:abstractNumId w:val="2"/>
  </w:num>
  <w:num w:numId="27" w16cid:durableId="430052874">
    <w:abstractNumId w:val="1"/>
  </w:num>
  <w:num w:numId="28" w16cid:durableId="626742744">
    <w:abstractNumId w:val="0"/>
  </w:num>
  <w:num w:numId="29" w16cid:durableId="582228977">
    <w:abstractNumId w:val="15"/>
  </w:num>
  <w:num w:numId="30" w16cid:durableId="190997854">
    <w:abstractNumId w:val="28"/>
  </w:num>
  <w:num w:numId="31" w16cid:durableId="1914985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64180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28200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067903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651158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623533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498129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53823598">
    <w:abstractNumId w:val="37"/>
  </w:num>
  <w:num w:numId="39" w16cid:durableId="847019153">
    <w:abstractNumId w:val="11"/>
  </w:num>
  <w:num w:numId="40" w16cid:durableId="1730111933">
    <w:abstractNumId w:val="14"/>
    <w:lvlOverride w:ilvl="0">
      <w:startOverride w:val="1"/>
    </w:lvlOverride>
  </w:num>
  <w:num w:numId="41" w16cid:durableId="1990019467">
    <w:abstractNumId w:val="14"/>
    <w:lvlOverride w:ilvl="0">
      <w:startOverride w:val="1"/>
    </w:lvlOverride>
  </w:num>
  <w:num w:numId="42" w16cid:durableId="1555972105">
    <w:abstractNumId w:val="14"/>
    <w:lvlOverride w:ilvl="0">
      <w:startOverride w:val="1"/>
    </w:lvlOverride>
  </w:num>
  <w:num w:numId="43" w16cid:durableId="230891009">
    <w:abstractNumId w:val="33"/>
  </w:num>
  <w:num w:numId="44" w16cid:durableId="783353544">
    <w:abstractNumId w:val="9"/>
  </w:num>
  <w:num w:numId="45" w16cid:durableId="518158351">
    <w:abstractNumId w:val="9"/>
  </w:num>
  <w:num w:numId="46" w16cid:durableId="1103960423">
    <w:abstractNumId w:val="9"/>
  </w:num>
  <w:num w:numId="47" w16cid:durableId="228810912">
    <w:abstractNumId w:val="9"/>
  </w:num>
  <w:num w:numId="48" w16cid:durableId="1949967069">
    <w:abstractNumId w:val="9"/>
  </w:num>
  <w:num w:numId="49" w16cid:durableId="1850899752">
    <w:abstractNumId w:val="16"/>
  </w:num>
  <w:num w:numId="50" w16cid:durableId="588003580">
    <w:abstractNumId w:val="9"/>
  </w:num>
  <w:num w:numId="51" w16cid:durableId="603611757">
    <w:abstractNumId w:val="9"/>
  </w:num>
  <w:num w:numId="52" w16cid:durableId="1424037146">
    <w:abstractNumId w:val="9"/>
  </w:num>
  <w:num w:numId="53" w16cid:durableId="1293831200">
    <w:abstractNumId w:val="19"/>
  </w:num>
  <w:num w:numId="54" w16cid:durableId="1762679649">
    <w:abstractNumId w:val="9"/>
  </w:num>
  <w:num w:numId="55" w16cid:durableId="573012068">
    <w:abstractNumId w:val="21"/>
  </w:num>
  <w:num w:numId="56" w16cid:durableId="2124879402">
    <w:abstractNumId w:val="12"/>
  </w:num>
  <w:num w:numId="57" w16cid:durableId="1888832448">
    <w:abstractNumId w:val="14"/>
  </w:num>
  <w:num w:numId="58" w16cid:durableId="1149325634">
    <w:abstractNumId w:val="9"/>
  </w:num>
  <w:num w:numId="59" w16cid:durableId="662588113">
    <w:abstractNumId w:val="9"/>
  </w:num>
  <w:num w:numId="60" w16cid:durableId="2107924114">
    <w:abstractNumId w:val="27"/>
  </w:num>
  <w:num w:numId="61" w16cid:durableId="1055855488">
    <w:abstractNumId w:val="14"/>
  </w:num>
  <w:num w:numId="62" w16cid:durableId="1193569389">
    <w:abstractNumId w:val="17"/>
  </w:num>
  <w:num w:numId="63" w16cid:durableId="1648513795">
    <w:abstractNumId w:val="14"/>
  </w:num>
  <w:num w:numId="64" w16cid:durableId="19626985">
    <w:abstractNumId w:val="35"/>
  </w:num>
  <w:num w:numId="65" w16cid:durableId="736976960">
    <w:abstractNumId w:val="25"/>
  </w:num>
  <w:num w:numId="66" w16cid:durableId="1209998862">
    <w:abstractNumId w:val="24"/>
  </w:num>
  <w:num w:numId="67" w16cid:durableId="899904448">
    <w:abstractNumId w:val="32"/>
  </w:num>
  <w:num w:numId="68" w16cid:durableId="845560548">
    <w:abstractNumId w:val="14"/>
  </w:num>
  <w:num w:numId="69" w16cid:durableId="988243272">
    <w:abstractNumId w:val="22"/>
  </w:num>
  <w:num w:numId="70" w16cid:durableId="1527139890">
    <w:abstractNumId w:val="14"/>
  </w:num>
  <w:num w:numId="71" w16cid:durableId="1291980715">
    <w:abstractNumId w:val="10"/>
  </w:num>
  <w:num w:numId="72" w16cid:durableId="159468967">
    <w:abstractNumId w:val="14"/>
  </w:num>
  <w:num w:numId="73" w16cid:durableId="461385883">
    <w:abstractNumId w:val="9"/>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278"/>
    <w:rsid w:val="00034616"/>
    <w:rsid w:val="00040DBF"/>
    <w:rsid w:val="0006063C"/>
    <w:rsid w:val="00061E57"/>
    <w:rsid w:val="00061FDB"/>
    <w:rsid w:val="00072ABD"/>
    <w:rsid w:val="00073A7C"/>
    <w:rsid w:val="00074EC5"/>
    <w:rsid w:val="000B1282"/>
    <w:rsid w:val="000B6C1D"/>
    <w:rsid w:val="000C02CA"/>
    <w:rsid w:val="000D0155"/>
    <w:rsid w:val="000D0B6A"/>
    <w:rsid w:val="000F44D5"/>
    <w:rsid w:val="00101614"/>
    <w:rsid w:val="00111D47"/>
    <w:rsid w:val="001165F5"/>
    <w:rsid w:val="0012180C"/>
    <w:rsid w:val="0015074B"/>
    <w:rsid w:val="00172617"/>
    <w:rsid w:val="001758D8"/>
    <w:rsid w:val="001A113D"/>
    <w:rsid w:val="001D2DB7"/>
    <w:rsid w:val="001E3763"/>
    <w:rsid w:val="001F2F61"/>
    <w:rsid w:val="001F5DCD"/>
    <w:rsid w:val="001F6703"/>
    <w:rsid w:val="0024076F"/>
    <w:rsid w:val="00255762"/>
    <w:rsid w:val="00284A91"/>
    <w:rsid w:val="00284C30"/>
    <w:rsid w:val="0029639D"/>
    <w:rsid w:val="002A49F5"/>
    <w:rsid w:val="002C207F"/>
    <w:rsid w:val="002C2982"/>
    <w:rsid w:val="002D5AD6"/>
    <w:rsid w:val="002E5C9E"/>
    <w:rsid w:val="0030598C"/>
    <w:rsid w:val="00326F90"/>
    <w:rsid w:val="003345CD"/>
    <w:rsid w:val="00343612"/>
    <w:rsid w:val="00345D95"/>
    <w:rsid w:val="00357237"/>
    <w:rsid w:val="00393376"/>
    <w:rsid w:val="003E548A"/>
    <w:rsid w:val="003E682D"/>
    <w:rsid w:val="003F2E0C"/>
    <w:rsid w:val="00412F20"/>
    <w:rsid w:val="0043057B"/>
    <w:rsid w:val="0043456F"/>
    <w:rsid w:val="004407ED"/>
    <w:rsid w:val="00446999"/>
    <w:rsid w:val="0045393F"/>
    <w:rsid w:val="004C257D"/>
    <w:rsid w:val="004C39EE"/>
    <w:rsid w:val="004C7EC0"/>
    <w:rsid w:val="004D31E4"/>
    <w:rsid w:val="004D57D5"/>
    <w:rsid w:val="004E4E2A"/>
    <w:rsid w:val="00502B34"/>
    <w:rsid w:val="00505006"/>
    <w:rsid w:val="00513D9B"/>
    <w:rsid w:val="00553968"/>
    <w:rsid w:val="005655F9"/>
    <w:rsid w:val="00571876"/>
    <w:rsid w:val="0057436B"/>
    <w:rsid w:val="00580C67"/>
    <w:rsid w:val="0059530C"/>
    <w:rsid w:val="005B4EB1"/>
    <w:rsid w:val="005F38B7"/>
    <w:rsid w:val="00611651"/>
    <w:rsid w:val="00611BA6"/>
    <w:rsid w:val="00627C7C"/>
    <w:rsid w:val="006851F9"/>
    <w:rsid w:val="006A69F5"/>
    <w:rsid w:val="006C4F9E"/>
    <w:rsid w:val="00721165"/>
    <w:rsid w:val="00790815"/>
    <w:rsid w:val="00793146"/>
    <w:rsid w:val="007A78E3"/>
    <w:rsid w:val="007C444B"/>
    <w:rsid w:val="007C7BE5"/>
    <w:rsid w:val="0082400C"/>
    <w:rsid w:val="008303DA"/>
    <w:rsid w:val="00833987"/>
    <w:rsid w:val="00845D09"/>
    <w:rsid w:val="008465B4"/>
    <w:rsid w:val="008731E8"/>
    <w:rsid w:val="00893764"/>
    <w:rsid w:val="008C3672"/>
    <w:rsid w:val="008D005A"/>
    <w:rsid w:val="008E72E5"/>
    <w:rsid w:val="00907F4F"/>
    <w:rsid w:val="00920314"/>
    <w:rsid w:val="00937B92"/>
    <w:rsid w:val="00943382"/>
    <w:rsid w:val="009B74C3"/>
    <w:rsid w:val="009C4060"/>
    <w:rsid w:val="009E433D"/>
    <w:rsid w:val="00A004D1"/>
    <w:rsid w:val="00A15F0C"/>
    <w:rsid w:val="00A16E42"/>
    <w:rsid w:val="00A2248F"/>
    <w:rsid w:val="00A61803"/>
    <w:rsid w:val="00A71560"/>
    <w:rsid w:val="00A93C80"/>
    <w:rsid w:val="00AA1D8D"/>
    <w:rsid w:val="00AC1283"/>
    <w:rsid w:val="00AD3890"/>
    <w:rsid w:val="00AD53F2"/>
    <w:rsid w:val="00AD6373"/>
    <w:rsid w:val="00AE4957"/>
    <w:rsid w:val="00AE7BCF"/>
    <w:rsid w:val="00B126F8"/>
    <w:rsid w:val="00B15884"/>
    <w:rsid w:val="00B15BE4"/>
    <w:rsid w:val="00B47730"/>
    <w:rsid w:val="00B56BD3"/>
    <w:rsid w:val="00B80A9B"/>
    <w:rsid w:val="00BA6C73"/>
    <w:rsid w:val="00BA7C69"/>
    <w:rsid w:val="00BD0D87"/>
    <w:rsid w:val="00BD2A79"/>
    <w:rsid w:val="00BE1614"/>
    <w:rsid w:val="00C040EB"/>
    <w:rsid w:val="00C14BB1"/>
    <w:rsid w:val="00C221BB"/>
    <w:rsid w:val="00C34F27"/>
    <w:rsid w:val="00C43D10"/>
    <w:rsid w:val="00C701B5"/>
    <w:rsid w:val="00CA213B"/>
    <w:rsid w:val="00CB0664"/>
    <w:rsid w:val="00CB24C6"/>
    <w:rsid w:val="00CE6A59"/>
    <w:rsid w:val="00CF2C28"/>
    <w:rsid w:val="00CF5268"/>
    <w:rsid w:val="00CF5F86"/>
    <w:rsid w:val="00CF6116"/>
    <w:rsid w:val="00D41ED5"/>
    <w:rsid w:val="00D45A77"/>
    <w:rsid w:val="00D67386"/>
    <w:rsid w:val="00D77DBD"/>
    <w:rsid w:val="00DA774D"/>
    <w:rsid w:val="00DB3ED2"/>
    <w:rsid w:val="00DD66AF"/>
    <w:rsid w:val="00E0355E"/>
    <w:rsid w:val="00E456C1"/>
    <w:rsid w:val="00E72E13"/>
    <w:rsid w:val="00E75CAF"/>
    <w:rsid w:val="00E7754E"/>
    <w:rsid w:val="00E7786A"/>
    <w:rsid w:val="00EB35B3"/>
    <w:rsid w:val="00EB429D"/>
    <w:rsid w:val="00EB6805"/>
    <w:rsid w:val="00EE1653"/>
    <w:rsid w:val="00EE57AB"/>
    <w:rsid w:val="00EF47B3"/>
    <w:rsid w:val="00F1B975"/>
    <w:rsid w:val="00F251CF"/>
    <w:rsid w:val="00F325C9"/>
    <w:rsid w:val="00F42EC4"/>
    <w:rsid w:val="00F541FE"/>
    <w:rsid w:val="00F56F7C"/>
    <w:rsid w:val="00F571DE"/>
    <w:rsid w:val="00F71B0F"/>
    <w:rsid w:val="00F76E07"/>
    <w:rsid w:val="00F82274"/>
    <w:rsid w:val="00F8597E"/>
    <w:rsid w:val="00FC693F"/>
    <w:rsid w:val="00FF65EE"/>
    <w:rsid w:val="0156DF3B"/>
    <w:rsid w:val="021CA5E1"/>
    <w:rsid w:val="0220BA71"/>
    <w:rsid w:val="0262F202"/>
    <w:rsid w:val="047D13B2"/>
    <w:rsid w:val="05154701"/>
    <w:rsid w:val="0564414E"/>
    <w:rsid w:val="05CDC2B5"/>
    <w:rsid w:val="0600A962"/>
    <w:rsid w:val="0710E939"/>
    <w:rsid w:val="0791BC5E"/>
    <w:rsid w:val="07D6D791"/>
    <w:rsid w:val="08B1DCB0"/>
    <w:rsid w:val="091724A6"/>
    <w:rsid w:val="0920B6DC"/>
    <w:rsid w:val="093AE14A"/>
    <w:rsid w:val="0AC578BA"/>
    <w:rsid w:val="0B3F2B7A"/>
    <w:rsid w:val="0B8DF791"/>
    <w:rsid w:val="0C42FB19"/>
    <w:rsid w:val="0CA0C061"/>
    <w:rsid w:val="0CD39A01"/>
    <w:rsid w:val="0D68F67E"/>
    <w:rsid w:val="0DEA96A9"/>
    <w:rsid w:val="0E1464F8"/>
    <w:rsid w:val="0E352EFD"/>
    <w:rsid w:val="0E493E03"/>
    <w:rsid w:val="0EE49DE4"/>
    <w:rsid w:val="0F0B7F2C"/>
    <w:rsid w:val="0FB24E1D"/>
    <w:rsid w:val="1033D420"/>
    <w:rsid w:val="106FCFCE"/>
    <w:rsid w:val="11822734"/>
    <w:rsid w:val="120E56F1"/>
    <w:rsid w:val="12296506"/>
    <w:rsid w:val="125855BF"/>
    <w:rsid w:val="129B77DB"/>
    <w:rsid w:val="12A8D848"/>
    <w:rsid w:val="12E59490"/>
    <w:rsid w:val="138E08F1"/>
    <w:rsid w:val="13CAE9A1"/>
    <w:rsid w:val="140584EB"/>
    <w:rsid w:val="178CDFEC"/>
    <w:rsid w:val="17B68E55"/>
    <w:rsid w:val="17EF368F"/>
    <w:rsid w:val="184CCC97"/>
    <w:rsid w:val="1938DF86"/>
    <w:rsid w:val="197AD185"/>
    <w:rsid w:val="198834FD"/>
    <w:rsid w:val="19BED0D2"/>
    <w:rsid w:val="1A593C66"/>
    <w:rsid w:val="1B185C97"/>
    <w:rsid w:val="1B2829CF"/>
    <w:rsid w:val="1B2FA037"/>
    <w:rsid w:val="1C0B04C0"/>
    <w:rsid w:val="1C58EBCD"/>
    <w:rsid w:val="1C737CE3"/>
    <w:rsid w:val="1D02CF83"/>
    <w:rsid w:val="1D612AD0"/>
    <w:rsid w:val="1DED2DE1"/>
    <w:rsid w:val="1E229F79"/>
    <w:rsid w:val="1E24DF89"/>
    <w:rsid w:val="1E96609A"/>
    <w:rsid w:val="1F2DB560"/>
    <w:rsid w:val="1F5C26A3"/>
    <w:rsid w:val="1FA05819"/>
    <w:rsid w:val="209205F0"/>
    <w:rsid w:val="21A80158"/>
    <w:rsid w:val="2242573B"/>
    <w:rsid w:val="2255A8D6"/>
    <w:rsid w:val="23C23522"/>
    <w:rsid w:val="2426D2F7"/>
    <w:rsid w:val="247544E2"/>
    <w:rsid w:val="24A48AEB"/>
    <w:rsid w:val="24F37CD7"/>
    <w:rsid w:val="25DE94F6"/>
    <w:rsid w:val="26122EDF"/>
    <w:rsid w:val="268BA1B4"/>
    <w:rsid w:val="26B1EBFD"/>
    <w:rsid w:val="27A70EFA"/>
    <w:rsid w:val="27C9137D"/>
    <w:rsid w:val="27DF73D0"/>
    <w:rsid w:val="27FC715E"/>
    <w:rsid w:val="28667848"/>
    <w:rsid w:val="2A14470F"/>
    <w:rsid w:val="2A8C909D"/>
    <w:rsid w:val="2A90E6E4"/>
    <w:rsid w:val="2AC38AD6"/>
    <w:rsid w:val="2AFC6CCC"/>
    <w:rsid w:val="2AFCADD3"/>
    <w:rsid w:val="2BD998C0"/>
    <w:rsid w:val="2C170354"/>
    <w:rsid w:val="2D10DE60"/>
    <w:rsid w:val="2D300EB5"/>
    <w:rsid w:val="2E7CD250"/>
    <w:rsid w:val="2E814DB3"/>
    <w:rsid w:val="2E819667"/>
    <w:rsid w:val="2E8EE96F"/>
    <w:rsid w:val="2EBFDB0C"/>
    <w:rsid w:val="2ED02BAC"/>
    <w:rsid w:val="2F21B891"/>
    <w:rsid w:val="2F95DEC2"/>
    <w:rsid w:val="2FAAC6F3"/>
    <w:rsid w:val="2FE8E0E6"/>
    <w:rsid w:val="30756F3A"/>
    <w:rsid w:val="30A91987"/>
    <w:rsid w:val="30B466D0"/>
    <w:rsid w:val="31531949"/>
    <w:rsid w:val="315F7253"/>
    <w:rsid w:val="31844D42"/>
    <w:rsid w:val="32065645"/>
    <w:rsid w:val="33F0D049"/>
    <w:rsid w:val="348FE37D"/>
    <w:rsid w:val="35234BAC"/>
    <w:rsid w:val="358FA735"/>
    <w:rsid w:val="35B6A192"/>
    <w:rsid w:val="36229D95"/>
    <w:rsid w:val="367A7391"/>
    <w:rsid w:val="3738A288"/>
    <w:rsid w:val="3876377C"/>
    <w:rsid w:val="3884E994"/>
    <w:rsid w:val="38BAF124"/>
    <w:rsid w:val="3932BCFA"/>
    <w:rsid w:val="3936182A"/>
    <w:rsid w:val="39703128"/>
    <w:rsid w:val="399E6B2A"/>
    <w:rsid w:val="39CC0BF0"/>
    <w:rsid w:val="3AA4CA91"/>
    <w:rsid w:val="3AA8F19F"/>
    <w:rsid w:val="3BADB72C"/>
    <w:rsid w:val="3D46B0BA"/>
    <w:rsid w:val="3DD76FE9"/>
    <w:rsid w:val="3E5D081A"/>
    <w:rsid w:val="3E7902BE"/>
    <w:rsid w:val="3EFA3E50"/>
    <w:rsid w:val="3EFB698C"/>
    <w:rsid w:val="3F1E2ECC"/>
    <w:rsid w:val="3F331BD8"/>
    <w:rsid w:val="3FFA0214"/>
    <w:rsid w:val="4059ACBA"/>
    <w:rsid w:val="4105BE61"/>
    <w:rsid w:val="413F8B76"/>
    <w:rsid w:val="426BD5BB"/>
    <w:rsid w:val="43E5F47F"/>
    <w:rsid w:val="44ADF78A"/>
    <w:rsid w:val="44D90182"/>
    <w:rsid w:val="44F57F90"/>
    <w:rsid w:val="458161C5"/>
    <w:rsid w:val="45E98E65"/>
    <w:rsid w:val="45EB7F1C"/>
    <w:rsid w:val="4627289E"/>
    <w:rsid w:val="46277913"/>
    <w:rsid w:val="46D0C788"/>
    <w:rsid w:val="4700F629"/>
    <w:rsid w:val="48B5DB5E"/>
    <w:rsid w:val="48D229DC"/>
    <w:rsid w:val="48F7BDC4"/>
    <w:rsid w:val="49309823"/>
    <w:rsid w:val="498AFAFA"/>
    <w:rsid w:val="49A0AB93"/>
    <w:rsid w:val="49B792FB"/>
    <w:rsid w:val="49B7EE6A"/>
    <w:rsid w:val="4A492754"/>
    <w:rsid w:val="4A6EFA06"/>
    <w:rsid w:val="4D74DCB7"/>
    <w:rsid w:val="4D7B2DF6"/>
    <w:rsid w:val="4DA6257D"/>
    <w:rsid w:val="4DF08DF4"/>
    <w:rsid w:val="4EDE36CD"/>
    <w:rsid w:val="4F59EE31"/>
    <w:rsid w:val="5035F00F"/>
    <w:rsid w:val="509BCE44"/>
    <w:rsid w:val="50C38075"/>
    <w:rsid w:val="517654FC"/>
    <w:rsid w:val="51A4C5BF"/>
    <w:rsid w:val="51B18726"/>
    <w:rsid w:val="51C969E6"/>
    <w:rsid w:val="51DBDD4C"/>
    <w:rsid w:val="52136A29"/>
    <w:rsid w:val="5293D62C"/>
    <w:rsid w:val="52D34C73"/>
    <w:rsid w:val="52E5ACFE"/>
    <w:rsid w:val="53443604"/>
    <w:rsid w:val="5384A127"/>
    <w:rsid w:val="53CA9851"/>
    <w:rsid w:val="54422D13"/>
    <w:rsid w:val="545E4A76"/>
    <w:rsid w:val="546ADECA"/>
    <w:rsid w:val="54DCB983"/>
    <w:rsid w:val="5581A862"/>
    <w:rsid w:val="56214210"/>
    <w:rsid w:val="578C1F5F"/>
    <w:rsid w:val="581B34C7"/>
    <w:rsid w:val="587E9C15"/>
    <w:rsid w:val="5A0D8877"/>
    <w:rsid w:val="5C93EA32"/>
    <w:rsid w:val="5CDDBACA"/>
    <w:rsid w:val="5D52921D"/>
    <w:rsid w:val="5E947D82"/>
    <w:rsid w:val="5F863311"/>
    <w:rsid w:val="5FAE4773"/>
    <w:rsid w:val="62D43095"/>
    <w:rsid w:val="63987B2C"/>
    <w:rsid w:val="6403B140"/>
    <w:rsid w:val="642D3AA6"/>
    <w:rsid w:val="64696832"/>
    <w:rsid w:val="653B4116"/>
    <w:rsid w:val="655F8D37"/>
    <w:rsid w:val="67DCD45C"/>
    <w:rsid w:val="68261E0D"/>
    <w:rsid w:val="6927D540"/>
    <w:rsid w:val="69282C6F"/>
    <w:rsid w:val="696EB32F"/>
    <w:rsid w:val="69722A5C"/>
    <w:rsid w:val="6980DCFE"/>
    <w:rsid w:val="6985F1F0"/>
    <w:rsid w:val="6986D003"/>
    <w:rsid w:val="6AF5D197"/>
    <w:rsid w:val="6B59DC9C"/>
    <w:rsid w:val="6C07689B"/>
    <w:rsid w:val="6CEF3EB6"/>
    <w:rsid w:val="6D445B1E"/>
    <w:rsid w:val="6D7EBE2B"/>
    <w:rsid w:val="6DDE6D2F"/>
    <w:rsid w:val="6E6A9E89"/>
    <w:rsid w:val="6EB113A8"/>
    <w:rsid w:val="6F28EC4D"/>
    <w:rsid w:val="6F2C0BB4"/>
    <w:rsid w:val="6FB22E48"/>
    <w:rsid w:val="7007AEEA"/>
    <w:rsid w:val="70559C0A"/>
    <w:rsid w:val="70B66FEC"/>
    <w:rsid w:val="70FFF927"/>
    <w:rsid w:val="71281CBC"/>
    <w:rsid w:val="71DE63CA"/>
    <w:rsid w:val="729CDC50"/>
    <w:rsid w:val="73092EDF"/>
    <w:rsid w:val="732B1CE3"/>
    <w:rsid w:val="737CA044"/>
    <w:rsid w:val="739A1194"/>
    <w:rsid w:val="73F1E4E0"/>
    <w:rsid w:val="74185809"/>
    <w:rsid w:val="741A1EC5"/>
    <w:rsid w:val="75A40D82"/>
    <w:rsid w:val="75CD00B5"/>
    <w:rsid w:val="75D95509"/>
    <w:rsid w:val="7686D2F9"/>
    <w:rsid w:val="769CE9BA"/>
    <w:rsid w:val="76C56A01"/>
    <w:rsid w:val="77310B48"/>
    <w:rsid w:val="7759113A"/>
    <w:rsid w:val="777AF62B"/>
    <w:rsid w:val="77848FB0"/>
    <w:rsid w:val="77C4A0BB"/>
    <w:rsid w:val="7831330D"/>
    <w:rsid w:val="787984A4"/>
    <w:rsid w:val="792FC942"/>
    <w:rsid w:val="7A20DF8F"/>
    <w:rsid w:val="7A311E4C"/>
    <w:rsid w:val="7C0C2423"/>
    <w:rsid w:val="7C8C0227"/>
    <w:rsid w:val="7C92D4DD"/>
    <w:rsid w:val="7CA3A720"/>
    <w:rsid w:val="7CDF5FD7"/>
    <w:rsid w:val="7DE21499"/>
    <w:rsid w:val="7EFDAF92"/>
    <w:rsid w:val="7F9FA646"/>
    <w:rsid w:val="7FF0C4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F64811"/>
  <w14:defaultImageDpi w14:val="300"/>
  <w15:docId w15:val="{5B143026-459C-47A0-A53F-A8A331A98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5" w:uiPriority="45"/>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4-Normal"/>
    <w:qFormat/>
    <w:rsid w:val="00EB429D"/>
    <w:pPr>
      <w:spacing w:after="240"/>
      <w:ind w:left="360"/>
      <w:contextualSpacing/>
    </w:pPr>
    <w:rPr>
      <w:rFonts w:ascii="Arial" w:hAnsi="Arial" w:cs="Arial"/>
      <w:color w:val="0A2F46" w:themeColor="text1"/>
    </w:rPr>
  </w:style>
  <w:style w:type="paragraph" w:styleId="Heading1">
    <w:name w:val="heading 1"/>
    <w:basedOn w:val="Normal"/>
    <w:link w:val="Heading1Char"/>
    <w:uiPriority w:val="9"/>
    <w:rsid w:val="00EB429D"/>
    <w:pPr>
      <w:numPr>
        <w:numId w:val="4"/>
      </w:numPr>
      <w:spacing w:before="100" w:beforeAutospacing="1" w:after="100" w:afterAutospacing="1"/>
      <w:outlineLvl w:val="0"/>
    </w:pPr>
    <w:rPr>
      <w:rFonts w:cstheme="majorBidi"/>
      <w:b/>
      <w:bCs/>
      <w:kern w:val="36"/>
      <w:sz w:val="48"/>
      <w:szCs w:val="48"/>
    </w:rPr>
  </w:style>
  <w:style w:type="paragraph" w:styleId="Heading2">
    <w:name w:val="heading 2"/>
    <w:basedOn w:val="Normal"/>
    <w:link w:val="Heading2Char"/>
    <w:uiPriority w:val="9"/>
    <w:unhideWhenUsed/>
    <w:rsid w:val="00EB429D"/>
    <w:pPr>
      <w:numPr>
        <w:ilvl w:val="1"/>
        <w:numId w:val="4"/>
      </w:numPr>
      <w:spacing w:before="100" w:beforeAutospacing="1" w:after="100" w:afterAutospacing="1"/>
      <w:outlineLvl w:val="1"/>
    </w:pPr>
    <w:rPr>
      <w:rFonts w:cstheme="majorBidi"/>
      <w:b/>
      <w:bCs/>
      <w:sz w:val="36"/>
      <w:szCs w:val="36"/>
    </w:rPr>
  </w:style>
  <w:style w:type="paragraph" w:styleId="Heading3">
    <w:name w:val="heading 3"/>
    <w:basedOn w:val="Normal"/>
    <w:link w:val="Heading3Char"/>
    <w:uiPriority w:val="9"/>
    <w:unhideWhenUsed/>
    <w:rsid w:val="00EB429D"/>
    <w:pPr>
      <w:numPr>
        <w:ilvl w:val="2"/>
        <w:numId w:val="4"/>
      </w:numPr>
      <w:spacing w:before="100" w:beforeAutospacing="1" w:after="100" w:afterAutospacing="1"/>
      <w:outlineLvl w:val="2"/>
    </w:pPr>
    <w:rPr>
      <w:rFonts w:cstheme="majorBidi"/>
      <w:b/>
      <w:bCs/>
      <w:sz w:val="27"/>
      <w:szCs w:val="27"/>
    </w:rPr>
  </w:style>
  <w:style w:type="paragraph" w:styleId="Heading4">
    <w:name w:val="heading 4"/>
    <w:basedOn w:val="Normal"/>
    <w:link w:val="Heading4Char"/>
    <w:uiPriority w:val="9"/>
    <w:semiHidden/>
    <w:unhideWhenUsed/>
    <w:rsid w:val="00EB429D"/>
    <w:pPr>
      <w:numPr>
        <w:ilvl w:val="3"/>
        <w:numId w:val="4"/>
      </w:num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EB429D"/>
    <w:pPr>
      <w:keepNext/>
      <w:keepLines/>
      <w:numPr>
        <w:ilvl w:val="4"/>
        <w:numId w:val="4"/>
      </w:numPr>
      <w:spacing w:before="80" w:after="40"/>
      <w:outlineLvl w:val="4"/>
    </w:pPr>
    <w:rPr>
      <w:rFonts w:asciiTheme="minorHAnsi" w:hAnsiTheme="minorHAnsi" w:eastAsiaTheme="majorEastAsia" w:cstheme="majorBidi"/>
      <w:color w:val="BF4800" w:themeColor="accent1" w:themeShade="BF"/>
    </w:rPr>
  </w:style>
  <w:style w:type="paragraph" w:styleId="Heading6">
    <w:name w:val="heading 6"/>
    <w:basedOn w:val="Normal"/>
    <w:next w:val="Normal"/>
    <w:link w:val="Heading6Char"/>
    <w:uiPriority w:val="9"/>
    <w:semiHidden/>
    <w:unhideWhenUsed/>
    <w:qFormat/>
    <w:rsid w:val="00EB429D"/>
    <w:pPr>
      <w:keepNext/>
      <w:keepLines/>
      <w:numPr>
        <w:ilvl w:val="5"/>
        <w:numId w:val="4"/>
      </w:numPr>
      <w:spacing w:before="40"/>
      <w:outlineLvl w:val="5"/>
    </w:pPr>
    <w:rPr>
      <w:rFonts w:asciiTheme="minorHAnsi" w:hAnsiTheme="minorHAnsi" w:eastAsiaTheme="majorEastAsia" w:cstheme="majorBidi"/>
      <w:i/>
      <w:iCs/>
      <w:color w:val="1C86C9" w:themeColor="text1" w:themeTint="A6"/>
    </w:rPr>
  </w:style>
  <w:style w:type="paragraph" w:styleId="Heading7">
    <w:name w:val="heading 7"/>
    <w:basedOn w:val="Normal"/>
    <w:next w:val="Normal"/>
    <w:link w:val="Heading7Char"/>
    <w:uiPriority w:val="9"/>
    <w:semiHidden/>
    <w:unhideWhenUsed/>
    <w:qFormat/>
    <w:rsid w:val="00EB429D"/>
    <w:pPr>
      <w:keepNext/>
      <w:keepLines/>
      <w:numPr>
        <w:ilvl w:val="6"/>
        <w:numId w:val="4"/>
      </w:numPr>
      <w:spacing w:before="40"/>
      <w:outlineLvl w:val="6"/>
    </w:pPr>
    <w:rPr>
      <w:rFonts w:asciiTheme="minorHAnsi" w:hAnsiTheme="minorHAnsi" w:eastAsiaTheme="majorEastAsia" w:cstheme="majorBidi"/>
      <w:color w:val="1C86C9" w:themeColor="text1" w:themeTint="A6"/>
    </w:rPr>
  </w:style>
  <w:style w:type="paragraph" w:styleId="Heading8">
    <w:name w:val="heading 8"/>
    <w:basedOn w:val="Normal"/>
    <w:next w:val="Normal"/>
    <w:link w:val="Heading8Char"/>
    <w:uiPriority w:val="9"/>
    <w:semiHidden/>
    <w:unhideWhenUsed/>
    <w:qFormat/>
    <w:rsid w:val="00EB429D"/>
    <w:pPr>
      <w:keepNext/>
      <w:keepLines/>
      <w:numPr>
        <w:ilvl w:val="7"/>
        <w:numId w:val="4"/>
      </w:numPr>
      <w:outlineLvl w:val="7"/>
    </w:pPr>
    <w:rPr>
      <w:rFonts w:asciiTheme="minorHAnsi" w:hAnsiTheme="minorHAnsi" w:eastAsiaTheme="majorEastAsia" w:cstheme="majorBidi"/>
      <w:i/>
      <w:iCs/>
      <w:color w:val="12557F" w:themeColor="text1" w:themeTint="D8"/>
    </w:rPr>
  </w:style>
  <w:style w:type="paragraph" w:styleId="Heading9">
    <w:name w:val="heading 9"/>
    <w:basedOn w:val="Normal"/>
    <w:next w:val="Normal"/>
    <w:link w:val="Heading9Char"/>
    <w:uiPriority w:val="9"/>
    <w:semiHidden/>
    <w:unhideWhenUsed/>
    <w:qFormat/>
    <w:rsid w:val="00EB429D"/>
    <w:pPr>
      <w:keepNext/>
      <w:keepLines/>
      <w:numPr>
        <w:ilvl w:val="8"/>
        <w:numId w:val="4"/>
      </w:numPr>
      <w:outlineLvl w:val="8"/>
    </w:pPr>
    <w:rPr>
      <w:rFonts w:asciiTheme="minorHAnsi" w:hAnsiTheme="minorHAnsi" w:eastAsiaTheme="majorEastAsia" w:cstheme="majorBidi"/>
      <w:color w:val="12557F"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rsid w:val="00EB429D"/>
    <w:pPr>
      <w:numPr>
        <w:numId w:val="8"/>
      </w:numPr>
    </w:pPr>
  </w:style>
  <w:style w:type="paragraph" w:styleId="1-Header1" w:customStyle="1">
    <w:name w:val="1-Header 1"/>
    <w:basedOn w:val="ListParagraph"/>
    <w:uiPriority w:val="99"/>
    <w:qFormat/>
    <w:rsid w:val="00EB429D"/>
    <w:pPr>
      <w:numPr>
        <w:numId w:val="5"/>
      </w:numPr>
    </w:pPr>
    <w:rPr>
      <w:b/>
      <w:bCs/>
      <w:sz w:val="32"/>
      <w:szCs w:val="32"/>
    </w:rPr>
  </w:style>
  <w:style w:type="paragraph" w:styleId="2-Header2" w:customStyle="1">
    <w:name w:val="2-Header 2"/>
    <w:basedOn w:val="Heading2"/>
    <w:uiPriority w:val="99"/>
    <w:qFormat/>
    <w:rsid w:val="00EB429D"/>
    <w:pPr>
      <w:numPr>
        <w:ilvl w:val="0"/>
        <w:numId w:val="6"/>
      </w:numPr>
      <w:spacing w:beforeAutospacing="0" w:afterAutospacing="0"/>
    </w:pPr>
    <w:rPr>
      <w:rFonts w:eastAsia="Times New Roman" w:cs="Arial"/>
      <w:color w:val="FF6100" w:themeColor="accent1"/>
      <w:sz w:val="22"/>
      <w:szCs w:val="22"/>
    </w:rPr>
  </w:style>
  <w:style w:type="paragraph" w:styleId="10-RunbookTOC" w:customStyle="1">
    <w:name w:val="10-Runbook TOC"/>
    <w:basedOn w:val="2-Header2"/>
    <w:uiPriority w:val="99"/>
    <w:rsid w:val="00EB429D"/>
    <w:pPr>
      <w:numPr>
        <w:numId w:val="0"/>
      </w:numPr>
      <w:ind w:left="720"/>
    </w:pPr>
    <w:rPr>
      <w:color w:val="0A2F46" w:themeColor="text1"/>
    </w:rPr>
  </w:style>
  <w:style w:type="paragraph" w:styleId="3-Header3" w:customStyle="1">
    <w:name w:val="3-Header 3"/>
    <w:basedOn w:val="2-Header2"/>
    <w:uiPriority w:val="99"/>
    <w:qFormat/>
    <w:rsid w:val="00EB429D"/>
    <w:pPr>
      <w:numPr>
        <w:numId w:val="7"/>
      </w:numPr>
    </w:pPr>
    <w:rPr>
      <w:color w:val="0A2F46" w:themeColor="text1"/>
    </w:rPr>
  </w:style>
  <w:style w:type="character" w:styleId="Heading1Char" w:customStyle="1">
    <w:name w:val="Heading 1 Char"/>
    <w:basedOn w:val="DefaultParagraphFont"/>
    <w:link w:val="Heading1"/>
    <w:uiPriority w:val="9"/>
    <w:rsid w:val="00EB429D"/>
    <w:rPr>
      <w:rFonts w:ascii="Arial" w:hAnsi="Arial" w:cstheme="majorBidi"/>
      <w:b/>
      <w:bCs/>
      <w:color w:val="0A2F46" w:themeColor="text1"/>
      <w:kern w:val="36"/>
      <w:sz w:val="48"/>
      <w:szCs w:val="48"/>
    </w:rPr>
  </w:style>
  <w:style w:type="character" w:styleId="Heading2Char" w:customStyle="1">
    <w:name w:val="Heading 2 Char"/>
    <w:basedOn w:val="DefaultParagraphFont"/>
    <w:link w:val="Heading2"/>
    <w:uiPriority w:val="9"/>
    <w:rsid w:val="00EB429D"/>
    <w:rPr>
      <w:rFonts w:ascii="Arial" w:hAnsi="Arial" w:cstheme="majorBidi"/>
      <w:b/>
      <w:bCs/>
      <w:color w:val="0A2F46" w:themeColor="text1"/>
      <w:sz w:val="36"/>
      <w:szCs w:val="36"/>
    </w:rPr>
  </w:style>
  <w:style w:type="character" w:styleId="Heading3Char" w:customStyle="1">
    <w:name w:val="Heading 3 Char"/>
    <w:basedOn w:val="DefaultParagraphFont"/>
    <w:link w:val="Heading3"/>
    <w:uiPriority w:val="9"/>
    <w:rsid w:val="00EB429D"/>
    <w:rPr>
      <w:rFonts w:ascii="Arial" w:hAnsi="Arial" w:cstheme="majorBidi"/>
      <w:b/>
      <w:bCs/>
      <w:color w:val="0A2F46" w:themeColor="text1"/>
      <w:sz w:val="27"/>
      <w:szCs w:val="27"/>
    </w:rPr>
  </w:style>
  <w:style w:type="paragraph" w:styleId="5-NormalwithBulletedList" w:customStyle="1">
    <w:name w:val="5-Normal with Bulleted List"/>
    <w:basedOn w:val="ListParagraph"/>
    <w:uiPriority w:val="99"/>
    <w:qFormat/>
    <w:rsid w:val="00EB429D"/>
    <w:pPr>
      <w:spacing w:line="240" w:lineRule="auto"/>
    </w:pPr>
  </w:style>
  <w:style w:type="paragraph" w:styleId="6-CoverTitle" w:customStyle="1">
    <w:name w:val="6-Cover Title"/>
    <w:basedOn w:val="Normal"/>
    <w:uiPriority w:val="99"/>
    <w:qFormat/>
    <w:rsid w:val="00EB429D"/>
    <w:rPr>
      <w:noProof/>
      <w:color w:val="FFFFFF" w:themeColor="background1"/>
      <w:sz w:val="100"/>
      <w:szCs w:val="100"/>
    </w:rPr>
  </w:style>
  <w:style w:type="paragraph" w:styleId="7-CoverAppName" w:customStyle="1">
    <w:name w:val="7-Cover App Name"/>
    <w:basedOn w:val="6-CoverTitle"/>
    <w:uiPriority w:val="99"/>
    <w:qFormat/>
    <w:rsid w:val="00EB429D"/>
    <w:pPr>
      <w:spacing w:after="120"/>
    </w:pPr>
    <w:rPr>
      <w:b/>
      <w:bCs/>
      <w:color w:val="FF6100" w:themeColor="accent1"/>
      <w:sz w:val="28"/>
      <w:szCs w:val="28"/>
    </w:rPr>
  </w:style>
  <w:style w:type="paragraph" w:styleId="8-CoverRunbookInfo" w:customStyle="1">
    <w:name w:val="8-Cover Runbook Info"/>
    <w:basedOn w:val="6-CoverTitle"/>
    <w:uiPriority w:val="99"/>
    <w:qFormat/>
    <w:rsid w:val="00EB429D"/>
    <w:pPr>
      <w:spacing w:after="120"/>
    </w:pPr>
    <w:rPr>
      <w:sz w:val="28"/>
      <w:szCs w:val="28"/>
    </w:rPr>
  </w:style>
  <w:style w:type="paragraph" w:styleId="Footer">
    <w:name w:val="footer"/>
    <w:basedOn w:val="Normal"/>
    <w:link w:val="FooterChar"/>
    <w:uiPriority w:val="99"/>
    <w:unhideWhenUsed/>
    <w:rsid w:val="00EB429D"/>
    <w:pPr>
      <w:tabs>
        <w:tab w:val="center" w:pos="4680"/>
        <w:tab w:val="right" w:pos="9360"/>
      </w:tabs>
    </w:pPr>
  </w:style>
  <w:style w:type="character" w:styleId="FooterChar" w:customStyle="1">
    <w:name w:val="Footer Char"/>
    <w:basedOn w:val="DefaultParagraphFont"/>
    <w:link w:val="Footer"/>
    <w:uiPriority w:val="99"/>
    <w:rsid w:val="00EB429D"/>
    <w:rPr>
      <w:rFonts w:ascii="Arial" w:hAnsi="Arial" w:cs="Arial"/>
      <w:color w:val="0A2F46" w:themeColor="text1"/>
    </w:rPr>
  </w:style>
  <w:style w:type="paragraph" w:styleId="9-Footer" w:customStyle="1">
    <w:name w:val="9-Footer"/>
    <w:basedOn w:val="Footer"/>
    <w:uiPriority w:val="99"/>
    <w:qFormat/>
    <w:rsid w:val="00EB429D"/>
    <w:rPr>
      <w:color w:val="808080" w:themeColor="background1" w:themeShade="80"/>
    </w:rPr>
  </w:style>
  <w:style w:type="character" w:styleId="CommentReference">
    <w:name w:val="annotation reference"/>
    <w:basedOn w:val="DefaultParagraphFont"/>
    <w:uiPriority w:val="99"/>
    <w:semiHidden/>
    <w:unhideWhenUsed/>
    <w:rsid w:val="00EB429D"/>
    <w:rPr>
      <w:sz w:val="16"/>
      <w:szCs w:val="16"/>
    </w:rPr>
  </w:style>
  <w:style w:type="paragraph" w:styleId="CommentText">
    <w:name w:val="annotation text"/>
    <w:basedOn w:val="Normal"/>
    <w:link w:val="CommentTextChar"/>
    <w:uiPriority w:val="99"/>
    <w:semiHidden/>
    <w:unhideWhenUsed/>
    <w:rsid w:val="00EB429D"/>
    <w:pPr>
      <w:spacing w:line="240" w:lineRule="auto"/>
    </w:pPr>
    <w:rPr>
      <w:sz w:val="20"/>
      <w:szCs w:val="20"/>
    </w:rPr>
  </w:style>
  <w:style w:type="character" w:styleId="CommentTextChar" w:customStyle="1">
    <w:name w:val="Comment Text Char"/>
    <w:basedOn w:val="DefaultParagraphFont"/>
    <w:link w:val="CommentText"/>
    <w:uiPriority w:val="99"/>
    <w:semiHidden/>
    <w:rsid w:val="00EB429D"/>
    <w:rPr>
      <w:rFonts w:ascii="Arial" w:hAnsi="Arial" w:cs="Arial"/>
      <w:color w:val="0A2F46" w:themeColor="text1"/>
      <w:sz w:val="20"/>
      <w:szCs w:val="20"/>
    </w:rPr>
  </w:style>
  <w:style w:type="paragraph" w:styleId="CommentSubject">
    <w:name w:val="annotation subject"/>
    <w:basedOn w:val="CommentText"/>
    <w:next w:val="CommentText"/>
    <w:link w:val="CommentSubjectChar"/>
    <w:uiPriority w:val="99"/>
    <w:semiHidden/>
    <w:unhideWhenUsed/>
    <w:rsid w:val="00EB429D"/>
    <w:rPr>
      <w:b/>
      <w:bCs/>
    </w:rPr>
  </w:style>
  <w:style w:type="character" w:styleId="CommentSubjectChar" w:customStyle="1">
    <w:name w:val="Comment Subject Char"/>
    <w:basedOn w:val="CommentTextChar"/>
    <w:link w:val="CommentSubject"/>
    <w:uiPriority w:val="99"/>
    <w:semiHidden/>
    <w:rsid w:val="00EB429D"/>
    <w:rPr>
      <w:rFonts w:ascii="Arial" w:hAnsi="Arial" w:cs="Arial"/>
      <w:b/>
      <w:bCs/>
      <w:color w:val="0A2F46" w:themeColor="text1"/>
      <w:sz w:val="20"/>
      <w:szCs w:val="20"/>
    </w:rPr>
  </w:style>
  <w:style w:type="character" w:styleId="Emphasis">
    <w:name w:val="Emphasis"/>
    <w:basedOn w:val="DefaultParagraphFont"/>
    <w:uiPriority w:val="20"/>
    <w:qFormat/>
    <w:rsid w:val="00EB429D"/>
    <w:rPr>
      <w:i/>
      <w:iCs/>
    </w:rPr>
  </w:style>
  <w:style w:type="character" w:styleId="FollowedHyperlink">
    <w:name w:val="FollowedHyperlink"/>
    <w:basedOn w:val="DefaultParagraphFont"/>
    <w:uiPriority w:val="99"/>
    <w:semiHidden/>
    <w:unhideWhenUsed/>
    <w:rsid w:val="00EB429D"/>
    <w:rPr>
      <w:color w:val="5859E9" w:themeColor="followedHyperlink"/>
      <w:u w:val="single"/>
    </w:rPr>
  </w:style>
  <w:style w:type="table" w:styleId="GridTable1Light">
    <w:name w:val="Grid Table 1 Light"/>
    <w:basedOn w:val="TableNormal"/>
    <w:uiPriority w:val="46"/>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68B7E9" w:themeColor="text1" w:themeTint="66" w:sz="4" w:space="0"/>
        <w:left w:val="single" w:color="68B7E9" w:themeColor="text1" w:themeTint="66" w:sz="4" w:space="0"/>
        <w:bottom w:val="single" w:color="68B7E9" w:themeColor="text1" w:themeTint="66" w:sz="4" w:space="0"/>
        <w:right w:val="single" w:color="68B7E9" w:themeColor="text1" w:themeTint="66" w:sz="4" w:space="0"/>
        <w:insideH w:val="single" w:color="68B7E9" w:themeColor="text1" w:themeTint="66" w:sz="4" w:space="0"/>
        <w:insideV w:val="single" w:color="68B7E9" w:themeColor="text1" w:themeTint="66" w:sz="4" w:space="0"/>
      </w:tblBorders>
    </w:tblPr>
    <w:tblStylePr w:type="firstRow">
      <w:rPr>
        <w:b/>
        <w:bCs/>
      </w:rPr>
      <w:tblPr/>
      <w:tcPr>
        <w:tcBorders>
          <w:bottom w:val="single" w:color="1F93DC" w:themeColor="text1" w:themeTint="99" w:sz="12" w:space="0"/>
        </w:tcBorders>
      </w:tcPr>
    </w:tblStylePr>
    <w:tblStylePr w:type="lastRow">
      <w:rPr>
        <w:b/>
        <w:bCs/>
      </w:rPr>
      <w:tblPr/>
      <w:tcPr>
        <w:tcBorders>
          <w:top w:val="double" w:color="1F93DC"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FFBF99" w:themeColor="accent1" w:themeTint="66" w:sz="4" w:space="0"/>
        <w:left w:val="single" w:color="FFBF99" w:themeColor="accent1" w:themeTint="66" w:sz="4" w:space="0"/>
        <w:bottom w:val="single" w:color="FFBF99" w:themeColor="accent1" w:themeTint="66" w:sz="4" w:space="0"/>
        <w:right w:val="single" w:color="FFBF99" w:themeColor="accent1" w:themeTint="66" w:sz="4" w:space="0"/>
        <w:insideH w:val="single" w:color="FFBF99" w:themeColor="accent1" w:themeTint="66" w:sz="4" w:space="0"/>
        <w:insideV w:val="single" w:color="FFBF99" w:themeColor="accent1" w:themeTint="66" w:sz="4" w:space="0"/>
      </w:tblBorders>
    </w:tblPr>
    <w:tblStylePr w:type="firstRow">
      <w:rPr>
        <w:b/>
        <w:bCs/>
      </w:rPr>
      <w:tblPr/>
      <w:tcPr>
        <w:tcBorders>
          <w:bottom w:val="single" w:color="FFA066" w:themeColor="accent1" w:themeTint="99" w:sz="12" w:space="0"/>
        </w:tcBorders>
      </w:tcPr>
    </w:tblStylePr>
    <w:tblStylePr w:type="lastRow">
      <w:rPr>
        <w:b/>
        <w:bCs/>
      </w:rPr>
      <w:tblPr/>
      <w:tcPr>
        <w:tcBorders>
          <w:top w:val="double" w:color="FFA066" w:themeColor="accen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B429D"/>
    <w:pPr>
      <w:tabs>
        <w:tab w:val="center" w:pos="4680"/>
        <w:tab w:val="right" w:pos="9360"/>
      </w:tabs>
    </w:pPr>
  </w:style>
  <w:style w:type="character" w:styleId="HeaderChar" w:customStyle="1">
    <w:name w:val="Header Char"/>
    <w:basedOn w:val="DefaultParagraphFont"/>
    <w:link w:val="Header"/>
    <w:uiPriority w:val="99"/>
    <w:rsid w:val="00EB429D"/>
    <w:rPr>
      <w:rFonts w:ascii="Arial" w:hAnsi="Arial" w:cs="Arial"/>
      <w:color w:val="0A2F46" w:themeColor="text1"/>
    </w:rPr>
  </w:style>
  <w:style w:type="character" w:styleId="HTMLCode">
    <w:name w:val="HTML Code"/>
    <w:basedOn w:val="DefaultParagraphFont"/>
    <w:uiPriority w:val="99"/>
    <w:semiHidden/>
    <w:unhideWhenUsed/>
    <w:rsid w:val="00EB429D"/>
    <w:rPr>
      <w:rFonts w:hint="default" w:ascii="Courier New" w:hAnsi="Courier New" w:cs="Courier New" w:eastAsiaTheme="minorEastAsia"/>
      <w:sz w:val="20"/>
      <w:szCs w:val="20"/>
    </w:rPr>
  </w:style>
  <w:style w:type="character" w:styleId="Hyperlink">
    <w:name w:val="Hyperlink"/>
    <w:basedOn w:val="DefaultParagraphFont"/>
    <w:uiPriority w:val="99"/>
    <w:unhideWhenUsed/>
    <w:rsid w:val="00EB429D"/>
    <w:rPr>
      <w:color w:val="5859E9" w:themeColor="hyperlink"/>
      <w:u w:val="single"/>
    </w:rPr>
  </w:style>
  <w:style w:type="character" w:styleId="IntenseEmphasis">
    <w:name w:val="Intense Emphasis"/>
    <w:basedOn w:val="DefaultParagraphFont"/>
    <w:uiPriority w:val="21"/>
    <w:rsid w:val="00EB429D"/>
    <w:rPr>
      <w:i/>
      <w:iCs/>
      <w:color w:val="BF4800" w:themeColor="accent1" w:themeShade="BF"/>
    </w:rPr>
  </w:style>
  <w:style w:type="character" w:styleId="IntenseReference">
    <w:name w:val="Intense Reference"/>
    <w:basedOn w:val="DefaultParagraphFont"/>
    <w:uiPriority w:val="32"/>
    <w:rsid w:val="00EB429D"/>
    <w:rPr>
      <w:b/>
      <w:bCs/>
      <w:smallCaps/>
      <w:color w:val="BF4800" w:themeColor="accent1" w:themeShade="BF"/>
      <w:spacing w:val="5"/>
    </w:rPr>
  </w:style>
  <w:style w:type="paragraph" w:styleId="NormalWeb">
    <w:name w:val="Normal (Web)"/>
    <w:basedOn w:val="Normal"/>
    <w:uiPriority w:val="99"/>
    <w:semiHidden/>
    <w:unhideWhenUsed/>
    <w:rsid w:val="00EB429D"/>
    <w:pPr>
      <w:spacing w:before="100" w:beforeAutospacing="1" w:after="100" w:afterAutospacing="1" w:line="240" w:lineRule="auto"/>
      <w:ind w:left="0"/>
      <w:contextualSpacing w:val="0"/>
    </w:pPr>
    <w:rPr>
      <w:rFonts w:ascii="Times New Roman" w:hAnsi="Times New Roman" w:cs="Times New Roman"/>
      <w:color w:val="auto"/>
      <w:sz w:val="24"/>
      <w:szCs w:val="24"/>
    </w:rPr>
  </w:style>
  <w:style w:type="table" w:styleId="PlainTable1">
    <w:name w:val="Plain Table 1"/>
    <w:basedOn w:val="TableNormal"/>
    <w:uiPriority w:val="41"/>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Borders>
        <w:top w:val="single" w:color="42A5E4" w:themeColor="text1" w:themeTint="80" w:sz="4" w:space="0"/>
        <w:bottom w:val="single" w:color="42A5E4" w:themeColor="text1" w:themeTint="80" w:sz="4" w:space="0"/>
      </w:tblBorders>
    </w:tblPr>
    <w:tblStylePr w:type="firstRow">
      <w:rPr>
        <w:b/>
        <w:bCs/>
      </w:rPr>
      <w:tblPr/>
      <w:tcPr>
        <w:tcBorders>
          <w:bottom w:val="single" w:color="42A5E4" w:themeColor="text1" w:themeTint="80" w:sz="4" w:space="0"/>
        </w:tcBorders>
      </w:tcPr>
    </w:tblStylePr>
    <w:tblStylePr w:type="lastRow">
      <w:rPr>
        <w:b/>
        <w:bCs/>
      </w:rPr>
      <w:tblPr/>
      <w:tcPr>
        <w:tcBorders>
          <w:top w:val="single" w:color="42A5E4" w:themeColor="text1" w:themeTint="80" w:sz="4" w:space="0"/>
        </w:tcBorders>
      </w:tcPr>
    </w:tblStylePr>
    <w:tblStylePr w:type="firstCol">
      <w:rPr>
        <w:b/>
        <w:bCs/>
      </w:rPr>
    </w:tblStylePr>
    <w:tblStylePr w:type="lastCol">
      <w:rPr>
        <w:b/>
        <w:bCs/>
      </w:rPr>
    </w:tblStylePr>
    <w:tblStylePr w:type="band1Vert">
      <w:tblPr/>
      <w:tcPr>
        <w:tcBorders>
          <w:left w:val="single" w:color="42A5E4" w:themeColor="text1" w:themeTint="80" w:sz="4" w:space="0"/>
          <w:right w:val="single" w:color="42A5E4" w:themeColor="text1" w:themeTint="80" w:sz="4" w:space="0"/>
        </w:tcBorders>
      </w:tcPr>
    </w:tblStylePr>
    <w:tblStylePr w:type="band2Vert">
      <w:tblPr/>
      <w:tcPr>
        <w:tcBorders>
          <w:left w:val="single" w:color="42A5E4" w:themeColor="text1" w:themeTint="80" w:sz="4" w:space="0"/>
          <w:right w:val="single" w:color="42A5E4" w:themeColor="text1" w:themeTint="80" w:sz="4" w:space="0"/>
        </w:tcBorders>
      </w:tcPr>
    </w:tblStylePr>
    <w:tblStylePr w:type="band1Horz">
      <w:tblPr/>
      <w:tcPr>
        <w:tcBorders>
          <w:top w:val="single" w:color="42A5E4" w:themeColor="text1" w:themeTint="80" w:sz="4" w:space="0"/>
          <w:bottom w:val="single" w:color="42A5E4" w:themeColor="text1" w:themeTint="80" w:sz="4" w:space="0"/>
        </w:tcBorders>
      </w:tcPr>
    </w:tblStylePr>
  </w:style>
  <w:style w:type="table" w:styleId="PlainTable3">
    <w:name w:val="Plain Table 3"/>
    <w:basedOn w:val="TableNormal"/>
    <w:uiPriority w:val="43"/>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Pr>
    <w:tblStylePr w:type="firstRow">
      <w:rPr>
        <w:b/>
        <w:bCs/>
        <w:caps/>
      </w:rPr>
      <w:tblPr/>
      <w:tcPr>
        <w:tcBorders>
          <w:bottom w:val="single" w:color="42A5E4"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42A5E4"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429D"/>
    <w:pPr>
      <w:spacing w:after="0" w:line="240" w:lineRule="auto"/>
    </w:pPr>
    <w:rPr>
      <w:rFonts w:ascii="Times New Roman" w:hAnsi="Times New Roman" w:eastAsia="Times New Roman" w:cs="Times New Roman"/>
      <w:sz w:val="20"/>
      <w:szCs w:val="20"/>
    </w:rPr>
    <w:tblPr>
      <w:tblStyleRowBandSize w:val="1"/>
      <w:tblStyleColBandSize w:val="1"/>
      <w:tblInd w:w="0" w:type="nil"/>
    </w:tblPr>
    <w:tblStylePr w:type="firstRow">
      <w:rPr>
        <w:rFonts w:hint="default" w:asciiTheme="majorHAnsi" w:hAnsiTheme="majorHAnsi" w:eastAsiaTheme="majorEastAsia" w:cstheme="majorBidi"/>
        <w:i/>
        <w:iCs/>
        <w:sz w:val="26"/>
        <w:szCs w:val="26"/>
      </w:rPr>
      <w:tblPr/>
      <w:tcPr>
        <w:tcBorders>
          <w:bottom w:val="single" w:color="42A5E4"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blPr/>
      <w:tcPr>
        <w:tcBorders>
          <w:top w:val="single" w:color="42A5E4"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blPr/>
      <w:tcPr>
        <w:tcBorders>
          <w:right w:val="single" w:color="42A5E4"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blPr/>
      <w:tcPr>
        <w:tcBorders>
          <w:left w:val="single" w:color="42A5E4"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eading4Char" w:customStyle="1">
    <w:name w:val="Heading 4 Char"/>
    <w:basedOn w:val="DefaultParagraphFont"/>
    <w:link w:val="Heading4"/>
    <w:uiPriority w:val="9"/>
    <w:semiHidden/>
    <w:rsid w:val="00EB429D"/>
    <w:rPr>
      <w:rFonts w:ascii="Arial" w:hAnsi="Arial" w:cs="Arial"/>
      <w:b/>
      <w:bCs/>
      <w:color w:val="0A2F46" w:themeColor="text1"/>
    </w:rPr>
  </w:style>
  <w:style w:type="character" w:styleId="Heading5Char" w:customStyle="1">
    <w:name w:val="Heading 5 Char"/>
    <w:basedOn w:val="DefaultParagraphFont"/>
    <w:link w:val="Heading5"/>
    <w:uiPriority w:val="9"/>
    <w:semiHidden/>
    <w:rsid w:val="00EB429D"/>
    <w:rPr>
      <w:rFonts w:eastAsiaTheme="majorEastAsia" w:cstheme="majorBidi"/>
      <w:color w:val="BF4800" w:themeColor="accent1" w:themeShade="BF"/>
    </w:rPr>
  </w:style>
  <w:style w:type="character" w:styleId="Heading6Char" w:customStyle="1">
    <w:name w:val="Heading 6 Char"/>
    <w:basedOn w:val="DefaultParagraphFont"/>
    <w:link w:val="Heading6"/>
    <w:uiPriority w:val="9"/>
    <w:semiHidden/>
    <w:rsid w:val="00EB429D"/>
    <w:rPr>
      <w:rFonts w:eastAsiaTheme="majorEastAsia" w:cstheme="majorBidi"/>
      <w:i/>
      <w:iCs/>
      <w:color w:val="1C86C9" w:themeColor="text1" w:themeTint="A6"/>
    </w:rPr>
  </w:style>
  <w:style w:type="character" w:styleId="Heading7Char" w:customStyle="1">
    <w:name w:val="Heading 7 Char"/>
    <w:basedOn w:val="DefaultParagraphFont"/>
    <w:link w:val="Heading7"/>
    <w:uiPriority w:val="9"/>
    <w:semiHidden/>
    <w:rsid w:val="00EB429D"/>
    <w:rPr>
      <w:rFonts w:eastAsiaTheme="majorEastAsia" w:cstheme="majorBidi"/>
      <w:color w:val="1C86C9" w:themeColor="text1" w:themeTint="A6"/>
    </w:rPr>
  </w:style>
  <w:style w:type="character" w:styleId="Heading8Char" w:customStyle="1">
    <w:name w:val="Heading 8 Char"/>
    <w:basedOn w:val="DefaultParagraphFont"/>
    <w:link w:val="Heading8"/>
    <w:uiPriority w:val="9"/>
    <w:semiHidden/>
    <w:rsid w:val="00EB429D"/>
    <w:rPr>
      <w:rFonts w:eastAsiaTheme="majorEastAsia" w:cstheme="majorBidi"/>
      <w:i/>
      <w:iCs/>
      <w:color w:val="12557F" w:themeColor="text1" w:themeTint="D8"/>
    </w:rPr>
  </w:style>
  <w:style w:type="character" w:styleId="Heading9Char" w:customStyle="1">
    <w:name w:val="Heading 9 Char"/>
    <w:basedOn w:val="DefaultParagraphFont"/>
    <w:link w:val="Heading9"/>
    <w:uiPriority w:val="9"/>
    <w:semiHidden/>
    <w:rsid w:val="00EB429D"/>
    <w:rPr>
      <w:rFonts w:eastAsiaTheme="majorEastAsia" w:cstheme="majorBidi"/>
      <w:color w:val="12557F" w:themeColor="text1" w:themeTint="D8"/>
    </w:rPr>
  </w:style>
  <w:style w:type="table" w:styleId="Runboo" w:customStyle="1">
    <w:name w:val="Runboo"/>
    <w:basedOn w:val="TableNormal"/>
    <w:uiPriority w:val="99"/>
    <w:rsid w:val="00EB429D"/>
    <w:pPr>
      <w:spacing w:after="0" w:line="240" w:lineRule="auto"/>
    </w:pPr>
    <w:rPr>
      <w:rFonts w:ascii="Times New Roman" w:hAnsi="Times New Roman" w:eastAsia="Times New Roman" w:cs="Times New Roman"/>
      <w:sz w:val="20"/>
      <w:szCs w:val="20"/>
    </w:rPr>
    <w:tblPr>
      <w:tblInd w:w="0" w:type="nil"/>
    </w:tblPr>
    <w:tblStylePr w:type="firstRow">
      <w:rPr>
        <w:rFonts w:hint="default" w:ascii="Arial" w:hAnsi="Arial" w:cs="Arial"/>
      </w:rPr>
    </w:tblStylePr>
  </w:style>
  <w:style w:type="table" w:styleId="Runbook-Table" w:customStyle="1">
    <w:name w:val="Runbook - Table"/>
    <w:basedOn w:val="TableNormal"/>
    <w:uiPriority w:val="99"/>
    <w:rsid w:val="00EB429D"/>
    <w:pPr>
      <w:spacing w:after="0" w:line="240" w:lineRule="auto"/>
    </w:pPr>
    <w:rPr>
      <w:rFonts w:eastAsia="Times New Roman" w:cs="Times New Roman"/>
      <w:color w:val="0A2F46" w:themeColor="text1"/>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hint="default" w:cs="Arial" w:asciiTheme="majorHAnsi" w:hAnsiTheme="majorHAnsi"/>
        <w:b/>
        <w:i w:val="0"/>
        <w:color w:val="FFFFFF" w:themeColor="background1"/>
        <w:sz w:val="22"/>
        <w:szCs w:val="22"/>
      </w:rPr>
      <w:tblPr/>
      <w:tcPr>
        <w:shd w:val="clear" w:color="auto" w:fill="0A2F46" w:themeFill="text1"/>
      </w:tcPr>
    </w:tblStylePr>
  </w:style>
  <w:style w:type="table" w:styleId="Style1" w:customStyle="1">
    <w:name w:val="Style1"/>
    <w:basedOn w:val="TableNormal"/>
    <w:uiPriority w:val="99"/>
    <w:rsid w:val="00EB429D"/>
    <w:pPr>
      <w:spacing w:after="0" w:line="240" w:lineRule="auto"/>
    </w:pPr>
    <w:rPr>
      <w:rFonts w:eastAsia="Times New Roman" w:cs="Times New Roman" w:asciiTheme="majorHAnsi" w:hAnsiTheme="majorHAnsi"/>
      <w:sz w:val="20"/>
      <w:szCs w:val="20"/>
    </w:rPr>
    <w:tblPr>
      <w:tblInd w:w="0" w:type="nil"/>
    </w:tblPr>
    <w:tcPr>
      <w:shd w:val="clear" w:color="auto" w:fill="F2F1EE" w:themeFill="background2"/>
    </w:tcPr>
    <w:tblStylePr w:type="firstRow">
      <w:rPr>
        <w:rFonts w:hint="default" w:cs="Arial" w:asciiTheme="majorHAnsi" w:hAnsiTheme="majorHAnsi"/>
        <w:b/>
      </w:rPr>
      <w:tblPr/>
      <w:tcPr>
        <w:shd w:val="clear" w:color="auto" w:fill="0A2F46" w:themeFill="text1"/>
      </w:tcPr>
    </w:tblStylePr>
  </w:style>
  <w:style w:type="paragraph" w:styleId="Subtitle">
    <w:name w:val="Subtitle"/>
    <w:basedOn w:val="Normal"/>
    <w:next w:val="Normal"/>
    <w:link w:val="SubtitleChar"/>
    <w:uiPriority w:val="11"/>
    <w:rsid w:val="00EB429D"/>
    <w:pPr>
      <w:spacing w:after="160"/>
      <w:ind w:left="0"/>
    </w:pPr>
    <w:rPr>
      <w:rFonts w:asciiTheme="minorHAnsi" w:hAnsiTheme="minorHAnsi" w:cstheme="minorBidi"/>
      <w:color w:val="1D87CA" w:themeColor="text1" w:themeTint="A5"/>
      <w:spacing w:val="15"/>
    </w:rPr>
  </w:style>
  <w:style w:type="character" w:styleId="SubtitleChar" w:customStyle="1">
    <w:name w:val="Subtitle Char"/>
    <w:basedOn w:val="DefaultParagraphFont"/>
    <w:link w:val="Subtitle"/>
    <w:uiPriority w:val="11"/>
    <w:rsid w:val="00EB429D"/>
    <w:rPr>
      <w:color w:val="1D87CA" w:themeColor="text1" w:themeTint="A5"/>
      <w:spacing w:val="15"/>
    </w:rPr>
  </w:style>
  <w:style w:type="table" w:styleId="TableGrid">
    <w:name w:val="Table Grid"/>
    <w:basedOn w:val="TableNormal"/>
    <w:uiPriority w:val="39"/>
    <w:rsid w:val="00EB429D"/>
    <w:pPr>
      <w:spacing w:after="0" w:line="240" w:lineRule="auto"/>
    </w:pPr>
    <w:rPr>
      <w:rFonts w:ascii="Times New Roman" w:hAnsi="Times New Roman" w:eastAsia="Times New Roman" w:cs="Times New Roman"/>
      <w:sz w:val="20"/>
      <w:szCs w:val="20"/>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rsid w:val="00EB429D"/>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29D"/>
    <w:rPr>
      <w:rFonts w:asciiTheme="majorHAnsi" w:hAnsiTheme="majorHAnsi" w:eastAsiaTheme="majorEastAsia" w:cstheme="majorBidi"/>
      <w:color w:val="0A2F46" w:themeColor="text1"/>
      <w:spacing w:val="-10"/>
      <w:kern w:val="28"/>
      <w:sz w:val="56"/>
      <w:szCs w:val="56"/>
    </w:rPr>
  </w:style>
  <w:style w:type="paragraph" w:styleId="TOC1">
    <w:name w:val="toc 1"/>
    <w:basedOn w:val="Normal"/>
    <w:next w:val="Normal"/>
    <w:autoRedefine/>
    <w:uiPriority w:val="39"/>
    <w:unhideWhenUsed/>
    <w:rsid w:val="008D005A"/>
    <w:pPr>
      <w:tabs>
        <w:tab w:val="left" w:pos="440"/>
        <w:tab w:val="right" w:leader="dot" w:pos="10790"/>
      </w:tabs>
      <w:spacing w:before="240" w:after="120"/>
      <w:ind w:left="0"/>
      <w:jc w:val="center"/>
    </w:pPr>
    <w:rPr>
      <w:rFonts w:asciiTheme="minorHAnsi" w:hAnsiTheme="minorHAnsi" w:cstheme="minorHAnsi"/>
      <w:b/>
      <w:bCs/>
      <w:sz w:val="36"/>
      <w:szCs w:val="36"/>
    </w:rPr>
  </w:style>
  <w:style w:type="paragraph" w:styleId="TOC2">
    <w:name w:val="toc 2"/>
    <w:basedOn w:val="Normal"/>
    <w:next w:val="Normal"/>
    <w:autoRedefine/>
    <w:uiPriority w:val="39"/>
    <w:unhideWhenUsed/>
    <w:rsid w:val="00EB429D"/>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EB429D"/>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B429D"/>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B429D"/>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B429D"/>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B429D"/>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B429D"/>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B429D"/>
    <w:pPr>
      <w:spacing w:after="0"/>
      <w:ind w:left="1760"/>
    </w:pPr>
    <w:rPr>
      <w:rFonts w:asciiTheme="minorHAnsi" w:hAnsiTheme="minorHAnsi" w:cstheme="minorHAnsi"/>
      <w:sz w:val="20"/>
      <w:szCs w:val="20"/>
    </w:rPr>
  </w:style>
  <w:style w:type="paragraph" w:styleId="TOCHeading">
    <w:name w:val="TOC Heading"/>
    <w:basedOn w:val="Heading1"/>
    <w:next w:val="Normal"/>
    <w:uiPriority w:val="39"/>
    <w:unhideWhenUsed/>
    <w:qFormat/>
    <w:rsid w:val="00EB429D"/>
    <w:pPr>
      <w:keepNext/>
      <w:keepLines/>
      <w:numPr>
        <w:numId w:val="0"/>
      </w:numPr>
      <w:spacing w:before="480" w:beforeAutospacing="0" w:after="0" w:afterAutospacing="0"/>
      <w:contextualSpacing w:val="0"/>
      <w:outlineLvl w:val="9"/>
    </w:pPr>
    <w:rPr>
      <w:rFonts w:asciiTheme="majorHAnsi" w:hAnsiTheme="majorHAnsi" w:eastAsiaTheme="majorEastAsia"/>
      <w:color w:val="BF4800" w:themeColor="accent1" w:themeShade="BF"/>
      <w:kern w:val="0"/>
      <w:sz w:val="28"/>
      <w:szCs w:val="28"/>
    </w:rPr>
  </w:style>
  <w:style w:type="paragraph" w:styleId="paragraph" w:customStyle="1">
    <w:name w:val="paragraph"/>
    <w:basedOn w:val="Normal"/>
    <w:rsid w:val="008D005A"/>
    <w:pPr>
      <w:spacing w:before="100" w:beforeAutospacing="1" w:after="100" w:afterAutospacing="1" w:line="240" w:lineRule="auto"/>
      <w:ind w:left="0"/>
      <w:contextualSpacing w:val="0"/>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8D005A"/>
  </w:style>
  <w:style w:type="character" w:styleId="eop" w:customStyle="1">
    <w:name w:val="eop"/>
    <w:basedOn w:val="DefaultParagraphFont"/>
    <w:rsid w:val="008D005A"/>
  </w:style>
  <w:style w:type="character" w:styleId="scxp119691561" w:customStyle="1">
    <w:name w:val="scxp119691561"/>
    <w:basedOn w:val="DefaultParagraphFont"/>
    <w:rsid w:val="008D005A"/>
  </w:style>
  <w:style w:type="paragraph" w:styleId="Revision">
    <w:name w:val="Revision"/>
    <w:hidden/>
    <w:uiPriority w:val="99"/>
    <w:semiHidden/>
    <w:rsid w:val="00DA774D"/>
    <w:pPr>
      <w:spacing w:after="0" w:line="240" w:lineRule="auto"/>
    </w:pPr>
    <w:rPr>
      <w:rFonts w:ascii="Arial" w:hAnsi="Arial" w:cs="Arial"/>
      <w:color w:val="0A2F46" w:themeColor="text1"/>
    </w:rPr>
  </w:style>
  <w:style w:type="character" w:styleId="ng-star-inserted" w:customStyle="1">
    <w:name w:val="ng-star-inserted"/>
    <w:basedOn w:val="DefaultParagraphFont"/>
    <w:rsid w:val="00111D47"/>
  </w:style>
  <w:style w:type="character" w:styleId="Strong">
    <w:name w:val="Strong"/>
    <w:basedOn w:val="DefaultParagraphFont"/>
    <w:uiPriority w:val="22"/>
    <w:qFormat/>
    <w:rsid w:val="00893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59800">
      <w:bodyDiv w:val="1"/>
      <w:marLeft w:val="0"/>
      <w:marRight w:val="0"/>
      <w:marTop w:val="0"/>
      <w:marBottom w:val="0"/>
      <w:divBdr>
        <w:top w:val="none" w:sz="0" w:space="0" w:color="auto"/>
        <w:left w:val="none" w:sz="0" w:space="0" w:color="auto"/>
        <w:bottom w:val="none" w:sz="0" w:space="0" w:color="auto"/>
        <w:right w:val="none" w:sz="0" w:space="0" w:color="auto"/>
      </w:divBdr>
      <w:divsChild>
        <w:div w:id="675575925">
          <w:marLeft w:val="0"/>
          <w:marRight w:val="0"/>
          <w:marTop w:val="0"/>
          <w:marBottom w:val="0"/>
          <w:divBdr>
            <w:top w:val="none" w:sz="0" w:space="0" w:color="auto"/>
            <w:left w:val="none" w:sz="0" w:space="0" w:color="auto"/>
            <w:bottom w:val="none" w:sz="0" w:space="0" w:color="auto"/>
            <w:right w:val="none" w:sz="0" w:space="0" w:color="auto"/>
          </w:divBdr>
        </w:div>
        <w:div w:id="1033573031">
          <w:marLeft w:val="0"/>
          <w:marRight w:val="0"/>
          <w:marTop w:val="0"/>
          <w:marBottom w:val="0"/>
          <w:divBdr>
            <w:top w:val="none" w:sz="0" w:space="0" w:color="auto"/>
            <w:left w:val="none" w:sz="0" w:space="0" w:color="auto"/>
            <w:bottom w:val="none" w:sz="0" w:space="0" w:color="auto"/>
            <w:right w:val="none" w:sz="0" w:space="0" w:color="auto"/>
          </w:divBdr>
        </w:div>
        <w:div w:id="1151093132">
          <w:marLeft w:val="0"/>
          <w:marRight w:val="0"/>
          <w:marTop w:val="0"/>
          <w:marBottom w:val="0"/>
          <w:divBdr>
            <w:top w:val="none" w:sz="0" w:space="0" w:color="auto"/>
            <w:left w:val="none" w:sz="0" w:space="0" w:color="auto"/>
            <w:bottom w:val="none" w:sz="0" w:space="0" w:color="auto"/>
            <w:right w:val="none" w:sz="0" w:space="0" w:color="auto"/>
          </w:divBdr>
        </w:div>
      </w:divsChild>
    </w:div>
    <w:div w:id="720595374">
      <w:bodyDiv w:val="1"/>
      <w:marLeft w:val="0"/>
      <w:marRight w:val="0"/>
      <w:marTop w:val="0"/>
      <w:marBottom w:val="0"/>
      <w:divBdr>
        <w:top w:val="none" w:sz="0" w:space="0" w:color="auto"/>
        <w:left w:val="none" w:sz="0" w:space="0" w:color="auto"/>
        <w:bottom w:val="none" w:sz="0" w:space="0" w:color="auto"/>
        <w:right w:val="none" w:sz="0" w:space="0" w:color="auto"/>
      </w:divBdr>
    </w:div>
    <w:div w:id="8360447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xml" Id="Rb6335c3963bb415d" /></Relationships>
</file>

<file path=word/theme/theme1.xml><?xml version="1.0" encoding="utf-8"?>
<a:theme xmlns:a="http://schemas.openxmlformats.org/drawingml/2006/main" xmlns:thm15="http://schemas.microsoft.com/office/thememl/2012/main" name="AppDoc">
  <a:themeElements>
    <a:clrScheme name="Custom 7">
      <a:dk1>
        <a:srgbClr val="0A2F46"/>
      </a:dk1>
      <a:lt1>
        <a:srgbClr val="FFFFFF"/>
      </a:lt1>
      <a:dk2>
        <a:srgbClr val="0A2F46"/>
      </a:dk2>
      <a:lt2>
        <a:srgbClr val="F2F1EE"/>
      </a:lt2>
      <a:accent1>
        <a:srgbClr val="FF6100"/>
      </a:accent1>
      <a:accent2>
        <a:srgbClr val="B33014"/>
      </a:accent2>
      <a:accent3>
        <a:srgbClr val="5C59C6"/>
      </a:accent3>
      <a:accent4>
        <a:srgbClr val="FFC099"/>
      </a:accent4>
      <a:accent5>
        <a:srgbClr val="E1ADA1"/>
      </a:accent5>
      <a:accent6>
        <a:srgbClr val="BCBDF6"/>
      </a:accent6>
      <a:hlink>
        <a:srgbClr val="5859E9"/>
      </a:hlink>
      <a:folHlink>
        <a:srgbClr val="5859E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smtClean="0">
            <a:solidFill>
              <a:schemeClr val="bg1"/>
            </a:solidFill>
            <a:latin typeface="Arial" panose="020B0604020202020204" pitchFamily="34" charset="0"/>
            <a:ea typeface="Verdana" charset="0"/>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headEnd type="none"/>
          <a:tailEnd type="none" w="med" len="me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rtlCol="0">
        <a:spAutoFit/>
      </a:bodyPr>
      <a:lstStyle>
        <a:defPPr marL="180975" indent="-180975" algn="l">
          <a:buClrTx/>
          <a:buFont typeface="Arial" panose="020B0604020202020204" pitchFamily="34" charset="0"/>
          <a:buChar char="•"/>
          <a:defRPr sz="1600" dirty="0" smtClean="0">
            <a:solidFill>
              <a:schemeClr val="tx2"/>
            </a:solidFill>
            <a:latin typeface="Arial" panose="020B0604020202020204" pitchFamily="34" charset="0"/>
            <a:ea typeface="Inter Light" panose="02000503000000020004" pitchFamily="2" charset="0"/>
            <a:cs typeface="Arial" panose="020B0604020202020204" pitchFamily="34" charset="0"/>
          </a:defRPr>
        </a:defPPr>
      </a:lstStyle>
    </a:txDef>
  </a:objectDefaults>
  <a:extraClrSchemeLst/>
  <a:extLst>
    <a:ext uri="{05A4C25C-085E-4340-85A3-A5531E510DB2}">
      <thm15:themeFamily xmlns:thm15="http://schemas.microsoft.com/office/thememl/2012/main" name="Anaplan2025" id="{3B6C21E5-C0A3-7B45-8702-06613240A517}" vid="{9EB3EBC4-5D4C-464D-9616-E9290DBC65A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178E26A7DE7A4B8C551D41D40720EA" ma:contentTypeVersion="14" ma:contentTypeDescription="Create a new document." ma:contentTypeScope="" ma:versionID="4114e12e7c6499c91d768b3b0d5b0906">
  <xsd:schema xmlns:xsd="http://www.w3.org/2001/XMLSchema" xmlns:xs="http://www.w3.org/2001/XMLSchema" xmlns:p="http://schemas.microsoft.com/office/2006/metadata/properties" xmlns:ns2="c4a93292-96be-422c-9bb6-49a5d66e42ec" xmlns:ns3="1312f2c0-dda1-4b36-bf7c-5f95f823505b" targetNamespace="http://schemas.microsoft.com/office/2006/metadata/properties" ma:root="true" ma:fieldsID="fa6bb022fae5ea71495521fd550ff9f5" ns2:_="" ns3:_="">
    <xsd:import namespace="c4a93292-96be-422c-9bb6-49a5d66e42ec"/>
    <xsd:import namespace="1312f2c0-dda1-4b36-bf7c-5f95f82350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93292-96be-422c-9bb6-49a5d66e4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12f2c0-dda1-4b36-bf7c-5f95f82350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23cce13-5f3b-4cca-a285-1a02e43f832e}" ma:internalName="TaxCatchAll" ma:showField="CatchAllData" ma:web="1312f2c0-dda1-4b36-bf7c-5f95f82350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a93292-96be-422c-9bb6-49a5d66e42ec">
      <Terms xmlns="http://schemas.microsoft.com/office/infopath/2007/PartnerControls"/>
    </lcf76f155ced4ddcb4097134ff3c332f>
    <TaxCatchAll xmlns="1312f2c0-dda1-4b36-bf7c-5f95f823505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DC3B27E-5D11-496B-84BA-1A6D1BF90E11}">
  <ds:schemaRefs>
    <ds:schemaRef ds:uri="http://schemas.microsoft.com/sharepoint/v3/contenttype/forms"/>
  </ds:schemaRefs>
</ds:datastoreItem>
</file>

<file path=customXml/itemProps3.xml><?xml version="1.0" encoding="utf-8"?>
<ds:datastoreItem xmlns:ds="http://schemas.openxmlformats.org/officeDocument/2006/customXml" ds:itemID="{5385BD43-910B-4263-B8F7-24457FDAF259}"/>
</file>

<file path=customXml/itemProps4.xml><?xml version="1.0" encoding="utf-8"?>
<ds:datastoreItem xmlns:ds="http://schemas.openxmlformats.org/officeDocument/2006/customXml" ds:itemID="{D3171379-4568-4146-B283-E523E2468589}">
  <ds:schemaRefs>
    <ds:schemaRef ds:uri="http://schemas.microsoft.com/office/2006/metadata/properties"/>
    <ds:schemaRef ds:uri="http://schemas.microsoft.com/office/infopath/2007/PartnerControls"/>
    <ds:schemaRef ds:uri="c4a93292-96be-422c-9bb6-49a5d66e42ec"/>
    <ds:schemaRef ds:uri="1312f2c0-dda1-4b36-bf7c-5f95f823505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Chan Duh</lastModifiedBy>
  <revision>12</revision>
  <dcterms:created xsi:type="dcterms:W3CDTF">2025-12-30T18:21:00.0000000Z</dcterms:created>
  <dcterms:modified xsi:type="dcterms:W3CDTF">2026-01-20T19:14:06.5013039Z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03b7e498-78ba-4170-b460-a8d754c193f8</vt:lpwstr>
  </property>
  <property fmtid="{D5CDD505-2E9C-101B-9397-08002B2CF9AE}" pid="3" name="MediaServiceImageTags">
    <vt:lpwstr/>
  </property>
  <property fmtid="{D5CDD505-2E9C-101B-9397-08002B2CF9AE}" pid="4" name="ContentTypeId">
    <vt:lpwstr>0x0101005A178E26A7DE7A4B8C551D41D40720EA</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{"FileActivityType":"9","FileActivityTimeStamp":"2025-06-03T18:00:01.560Z","FileActivityUsersOnPage":[{"DisplayName":"Miranda Dunlap","Id":"miranda.maas@anaplan.com"},{"DisplayName":"Amarjit Gill","Id":"amarjit.gill2@anaplan.com"}],"FileActivityNavigationId":null}</vt:lpwstr>
  </property>
  <property fmtid="{D5CDD505-2E9C-101B-9397-08002B2CF9AE}" pid="8" name="TriggerFlowInfo">
    <vt:lpwstr/>
  </property>
</Properties>
</file>